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5973FD" w14:textId="0F3883F8" w:rsidR="00692B66" w:rsidRPr="00A335BC" w:rsidRDefault="004826B3" w:rsidP="00A335BC">
      <w:pPr>
        <w:jc w:val="both"/>
        <w:rPr>
          <w:rFonts w:ascii="Arial" w:hAnsi="Arial" w:cs="Arial"/>
          <w:b/>
          <w:sz w:val="22"/>
          <w:szCs w:val="22"/>
        </w:rPr>
      </w:pPr>
      <w:r w:rsidRPr="00A335BC">
        <w:rPr>
          <w:rFonts w:ascii="Arial" w:hAnsi="Arial" w:cs="Arial"/>
          <w:b/>
          <w:sz w:val="22"/>
          <w:szCs w:val="22"/>
        </w:rPr>
        <w:t xml:space="preserve">CONTRATO DE PRESTACIÓN DE SERVICIOS DE SUPERVISIÓN DE OBRA A PRECIO ALZADO Y TIEMPO DETERMINADO, QUE CELEBRAN POR UNA PARTE EL BANCO NACIONAL DE OBRAS Y SERVICIOS PÚBLICOS, S.N.C., EN SU CARÁCTER DE INSTITUCIÓN FIDUCIARIA EN EL FIDEICOMISO NO. 2223 DENOMINADO “MUSEO INTERNACIONAL DEL BARROCO”, EN LO SUCESIVO EL “CONTRATANTE” </w:t>
      </w:r>
      <w:r w:rsidR="00A95DB4" w:rsidRPr="00A335BC">
        <w:rPr>
          <w:rFonts w:ascii="Arial" w:hAnsi="Arial" w:cs="Arial"/>
          <w:b/>
          <w:sz w:val="22"/>
          <w:szCs w:val="22"/>
        </w:rPr>
        <w:t xml:space="preserve">O “FIDUCIARIO” </w:t>
      </w:r>
      <w:r w:rsidRPr="00A335BC">
        <w:rPr>
          <w:rFonts w:ascii="Arial" w:hAnsi="Arial" w:cs="Arial"/>
          <w:b/>
          <w:sz w:val="22"/>
          <w:szCs w:val="22"/>
        </w:rPr>
        <w:t xml:space="preserve">REPRESENTADO POR ALEJANDRO BUSTO RODRÍGUEZ, SUBDIRECTOR DE ADMINISTRACIÓN FIDUCIARIA, DELEGADO FIDUCIARIO Y APODERADO GENERAL, POR OTRA PARTE, LA EMPRESA DESARROLLO, TECNOLOGÍA Y PLANEACIÓN, S.A. DE C.V., REPRESENTADA POR DAVID ALBERTO GUTIÉRREZ HUERTA, APODERADO, A QUIEN EN LO SUCESIVO SE LE DENOMINARÁ EL “SUPERVISOR DE OBRA”, CON LA COMPARECENCIA DEL GOBIERNO DEL ESTADO DE PUEBLA, REPRESENTADO POR ROBERTO RIVERO TREWARTHA, SECRETARIO DE FINANZAS Y ADMINISTRACIÓN Y </w:t>
      </w:r>
      <w:ins w:id="0" w:author="Usuario" w:date="2015-07-03T10:36:00Z">
        <w:r w:rsidR="001622BE" w:rsidRPr="001622BE">
          <w:rPr>
            <w:rFonts w:ascii="Arial" w:hAnsi="Arial" w:cs="Arial"/>
            <w:b/>
            <w:sz w:val="22"/>
            <w:szCs w:val="22"/>
          </w:rPr>
          <w:t>PATRICIA GABRIELA VÁZQUEZ DEL MERCADO HERRERA</w:t>
        </w:r>
      </w:ins>
      <w:del w:id="1" w:author="Usuario" w:date="2015-07-03T10:36:00Z">
        <w:r w:rsidRPr="00A335BC" w:rsidDel="001622BE">
          <w:rPr>
            <w:rFonts w:ascii="Arial" w:hAnsi="Arial" w:cs="Arial"/>
            <w:b/>
            <w:sz w:val="22"/>
            <w:szCs w:val="22"/>
          </w:rPr>
          <w:delText>ANTONIO ARGÜELLES DÍAZ GONZÁLEZ</w:delText>
        </w:r>
      </w:del>
      <w:r w:rsidRPr="00A335BC">
        <w:rPr>
          <w:rFonts w:ascii="Arial" w:hAnsi="Arial" w:cs="Arial"/>
          <w:b/>
          <w:sz w:val="22"/>
          <w:szCs w:val="22"/>
        </w:rPr>
        <w:t>, ENCARGAD</w:t>
      </w:r>
      <w:ins w:id="2" w:author="Usuario" w:date="2015-07-03T10:36:00Z">
        <w:r w:rsidR="001622BE">
          <w:rPr>
            <w:rFonts w:ascii="Arial" w:hAnsi="Arial" w:cs="Arial"/>
            <w:b/>
            <w:sz w:val="22"/>
            <w:szCs w:val="22"/>
          </w:rPr>
          <w:t>A</w:t>
        </w:r>
      </w:ins>
      <w:del w:id="3" w:author="Usuario" w:date="2015-07-03T10:36:00Z">
        <w:r w:rsidRPr="00A335BC" w:rsidDel="001622BE">
          <w:rPr>
            <w:rFonts w:ascii="Arial" w:hAnsi="Arial" w:cs="Arial"/>
            <w:b/>
            <w:sz w:val="22"/>
            <w:szCs w:val="22"/>
          </w:rPr>
          <w:delText>O</w:delText>
        </w:r>
      </w:del>
      <w:r w:rsidRPr="00A335BC">
        <w:rPr>
          <w:rFonts w:ascii="Arial" w:hAnsi="Arial" w:cs="Arial"/>
          <w:b/>
          <w:sz w:val="22"/>
          <w:szCs w:val="22"/>
        </w:rPr>
        <w:t xml:space="preserve"> DEL DESPACHO DE LA SECRETARÍA DE EDUCACIÓN PÚBLICA, A QUIEN EN LO SUCESIVO SE LE DENOMINARÁ EL “GOBIERNO DEL ESTADO</w:t>
      </w:r>
      <w:r w:rsidR="00A95DB4" w:rsidRPr="00A335BC">
        <w:rPr>
          <w:rFonts w:ascii="Arial" w:hAnsi="Arial" w:cs="Arial"/>
          <w:b/>
          <w:sz w:val="22"/>
          <w:szCs w:val="22"/>
        </w:rPr>
        <w:t>”</w:t>
      </w:r>
      <w:r w:rsidRPr="00A335BC">
        <w:rPr>
          <w:rFonts w:ascii="Arial" w:hAnsi="Arial" w:cs="Arial"/>
          <w:b/>
          <w:sz w:val="22"/>
          <w:szCs w:val="22"/>
        </w:rPr>
        <w:t xml:space="preserve"> Y/O </w:t>
      </w:r>
      <w:r w:rsidR="00A95DB4" w:rsidRPr="00A335BC">
        <w:rPr>
          <w:rFonts w:ascii="Arial" w:hAnsi="Arial" w:cs="Arial"/>
          <w:b/>
          <w:sz w:val="22"/>
          <w:szCs w:val="22"/>
        </w:rPr>
        <w:t>“</w:t>
      </w:r>
      <w:r w:rsidRPr="00A335BC">
        <w:rPr>
          <w:rFonts w:ascii="Arial" w:hAnsi="Arial" w:cs="Arial"/>
          <w:b/>
          <w:sz w:val="22"/>
          <w:szCs w:val="22"/>
        </w:rPr>
        <w:t>ESTADO” Y DE LA EMPRESA MUSEO BARROCO, S.A. DE C.V., QUIEN COMPARECE A TRAVÉS DE MARCO AURELIO SILVEYRA CONTRERAS, APODERADO “A” Y SALVADOR HUMBERTO LARA LÓPEZ, APODERADO “B”, EN SU CARÁCTER DE FIDEICOMITENTE, EN LO SUCESIVO LA “EMPRESA” DE CONFORMIDAD CON LOS ANTECEDENTES, DECLARACIONES Y CLÁUSULAS SIGUIENTES:</w:t>
      </w:r>
    </w:p>
    <w:p w14:paraId="7FC3759E" w14:textId="77777777" w:rsidR="00717437" w:rsidRPr="00A335BC" w:rsidRDefault="00717437" w:rsidP="00A335BC">
      <w:pPr>
        <w:jc w:val="both"/>
        <w:rPr>
          <w:rFonts w:ascii="Arial" w:hAnsi="Arial" w:cs="Arial"/>
          <w:b/>
          <w:sz w:val="22"/>
          <w:szCs w:val="22"/>
        </w:rPr>
      </w:pPr>
    </w:p>
    <w:p w14:paraId="08841DE5" w14:textId="77777777" w:rsidR="009B7E12" w:rsidRPr="00A335BC" w:rsidRDefault="009B7E12" w:rsidP="00A335BC">
      <w:pPr>
        <w:jc w:val="both"/>
        <w:rPr>
          <w:rFonts w:ascii="Arial" w:hAnsi="Arial" w:cs="Arial"/>
          <w:b/>
          <w:sz w:val="22"/>
          <w:szCs w:val="22"/>
        </w:rPr>
      </w:pPr>
    </w:p>
    <w:p w14:paraId="4F7B9875" w14:textId="77777777" w:rsidR="00692B66" w:rsidRPr="00A335BC" w:rsidRDefault="00692B66" w:rsidP="00A335BC">
      <w:pPr>
        <w:jc w:val="center"/>
        <w:rPr>
          <w:rFonts w:ascii="Arial" w:hAnsi="Arial" w:cs="Arial"/>
          <w:b/>
          <w:sz w:val="22"/>
          <w:szCs w:val="22"/>
        </w:rPr>
      </w:pPr>
      <w:r w:rsidRPr="00A335BC">
        <w:rPr>
          <w:rFonts w:ascii="Arial" w:hAnsi="Arial" w:cs="Arial"/>
          <w:b/>
          <w:sz w:val="22"/>
          <w:szCs w:val="22"/>
        </w:rPr>
        <w:t>ANTECEDENTES</w:t>
      </w:r>
    </w:p>
    <w:p w14:paraId="5394982B" w14:textId="77777777" w:rsidR="00692B66" w:rsidRPr="00A335BC" w:rsidRDefault="00692B66" w:rsidP="00A335BC">
      <w:pPr>
        <w:jc w:val="center"/>
        <w:rPr>
          <w:rFonts w:ascii="Arial" w:hAnsi="Arial" w:cs="Arial"/>
          <w:b/>
          <w:sz w:val="22"/>
          <w:szCs w:val="22"/>
        </w:rPr>
      </w:pPr>
    </w:p>
    <w:p w14:paraId="069E9765" w14:textId="77777777" w:rsidR="00692B66" w:rsidRPr="00A335BC" w:rsidRDefault="00692B66" w:rsidP="00A335BC">
      <w:pPr>
        <w:jc w:val="center"/>
        <w:rPr>
          <w:rFonts w:ascii="Arial" w:hAnsi="Arial" w:cs="Arial"/>
          <w:b/>
          <w:sz w:val="22"/>
          <w:szCs w:val="22"/>
        </w:rPr>
      </w:pPr>
    </w:p>
    <w:p w14:paraId="0D22B524" w14:textId="77777777" w:rsidR="00E31007" w:rsidRPr="00A335BC" w:rsidRDefault="00BA4126" w:rsidP="00A335BC">
      <w:pPr>
        <w:pStyle w:val="Prrafodelista"/>
        <w:numPr>
          <w:ilvl w:val="0"/>
          <w:numId w:val="4"/>
        </w:numPr>
        <w:jc w:val="both"/>
        <w:rPr>
          <w:rFonts w:ascii="Arial" w:hAnsi="Arial" w:cs="Arial"/>
          <w:sz w:val="22"/>
          <w:szCs w:val="22"/>
        </w:rPr>
      </w:pPr>
      <w:r w:rsidRPr="00A335BC">
        <w:rPr>
          <w:rFonts w:ascii="Arial" w:hAnsi="Arial" w:cs="Arial"/>
          <w:sz w:val="22"/>
          <w:szCs w:val="22"/>
        </w:rPr>
        <w:t>El 6 de noviembre de 2014, el GOBIERNO DEL ESTADO, a través de la Secretaría de Educación Pública del Estado de Puebla,</w:t>
      </w:r>
      <w:r w:rsidR="003336E5" w:rsidRPr="00A335BC">
        <w:rPr>
          <w:rFonts w:ascii="Arial" w:hAnsi="Arial" w:cs="Arial"/>
          <w:sz w:val="22"/>
          <w:szCs w:val="22"/>
        </w:rPr>
        <w:t xml:space="preserve"> con la comparecencia del Oficial Mayor, del Secretario Ejecutivo del Consejo Estatal para la </w:t>
      </w:r>
      <w:r w:rsidR="004420F1" w:rsidRPr="00A335BC">
        <w:rPr>
          <w:rFonts w:ascii="Arial" w:hAnsi="Arial" w:cs="Arial"/>
          <w:sz w:val="22"/>
          <w:szCs w:val="22"/>
        </w:rPr>
        <w:t xml:space="preserve">Cultura </w:t>
      </w:r>
      <w:r w:rsidR="003336E5" w:rsidRPr="00A335BC">
        <w:rPr>
          <w:rFonts w:ascii="Arial" w:hAnsi="Arial" w:cs="Arial"/>
          <w:sz w:val="22"/>
          <w:szCs w:val="22"/>
        </w:rPr>
        <w:t>y las Artes de Puebla y del Secretario Técnico del Fondo de Fomento Cultural Poblano,</w:t>
      </w:r>
      <w:r w:rsidRPr="00A335BC">
        <w:rPr>
          <w:rFonts w:ascii="Arial" w:hAnsi="Arial" w:cs="Arial"/>
          <w:sz w:val="22"/>
          <w:szCs w:val="22"/>
        </w:rPr>
        <w:t xml:space="preserve"> suscribió con la </w:t>
      </w:r>
      <w:r w:rsidR="00E75DAE" w:rsidRPr="00A335BC">
        <w:rPr>
          <w:rFonts w:ascii="Arial" w:hAnsi="Arial" w:cs="Arial"/>
          <w:sz w:val="22"/>
          <w:szCs w:val="22"/>
        </w:rPr>
        <w:t>EMPRESA</w:t>
      </w:r>
      <w:r w:rsidR="003336E5" w:rsidRPr="00A335BC">
        <w:rPr>
          <w:rFonts w:ascii="Arial" w:hAnsi="Arial" w:cs="Arial"/>
          <w:sz w:val="22"/>
          <w:szCs w:val="22"/>
        </w:rPr>
        <w:t xml:space="preserve">, </w:t>
      </w:r>
      <w:r w:rsidRPr="00A335BC">
        <w:rPr>
          <w:rFonts w:ascii="Arial" w:hAnsi="Arial" w:cs="Arial"/>
          <w:sz w:val="22"/>
          <w:szCs w:val="22"/>
        </w:rPr>
        <w:t xml:space="preserve">el </w:t>
      </w:r>
      <w:r w:rsidR="004420F1" w:rsidRPr="00A335BC">
        <w:rPr>
          <w:rFonts w:ascii="Arial" w:hAnsi="Arial" w:cs="Arial"/>
          <w:sz w:val="22"/>
          <w:szCs w:val="22"/>
        </w:rPr>
        <w:t>Contrato Asociación Público Privada</w:t>
      </w:r>
      <w:r w:rsidR="00CA51EA" w:rsidRPr="00CA51EA">
        <w:rPr>
          <w:rFonts w:ascii="Arial" w:hAnsi="Arial" w:cs="Arial"/>
          <w:sz w:val="22"/>
          <w:szCs w:val="22"/>
        </w:rPr>
        <w:t xml:space="preserve"> </w:t>
      </w:r>
      <w:r w:rsidR="00CA51EA">
        <w:rPr>
          <w:rFonts w:ascii="Arial" w:hAnsi="Arial" w:cs="Arial"/>
          <w:sz w:val="22"/>
          <w:szCs w:val="22"/>
        </w:rPr>
        <w:t xml:space="preserve">(CAPP) </w:t>
      </w:r>
      <w:r w:rsidRPr="00A335BC">
        <w:rPr>
          <w:rFonts w:ascii="Arial" w:hAnsi="Arial" w:cs="Arial"/>
          <w:sz w:val="22"/>
          <w:szCs w:val="22"/>
        </w:rPr>
        <w:t>para la construcción, equipo multimedia, audiovisual y los recursos museográficos, necesarios para la operación y mantenimiento del Museo Internacional del Barroco</w:t>
      </w:r>
      <w:r w:rsidR="009B1CBF" w:rsidRPr="00A335BC">
        <w:rPr>
          <w:rFonts w:ascii="Arial" w:hAnsi="Arial" w:cs="Arial"/>
          <w:sz w:val="22"/>
          <w:szCs w:val="22"/>
        </w:rPr>
        <w:t>, el cual fue modificado con fecha</w:t>
      </w:r>
      <w:r w:rsidR="00E360AC">
        <w:rPr>
          <w:rFonts w:ascii="Arial" w:hAnsi="Arial" w:cs="Arial"/>
          <w:sz w:val="22"/>
          <w:szCs w:val="22"/>
        </w:rPr>
        <w:t>s</w:t>
      </w:r>
      <w:r w:rsidR="009B1CBF" w:rsidRPr="00A335BC">
        <w:rPr>
          <w:rFonts w:ascii="Arial" w:hAnsi="Arial" w:cs="Arial"/>
          <w:sz w:val="22"/>
          <w:szCs w:val="22"/>
        </w:rPr>
        <w:t xml:space="preserve"> </w:t>
      </w:r>
      <w:r w:rsidR="004826B3" w:rsidRPr="00A335BC">
        <w:rPr>
          <w:rFonts w:ascii="Arial" w:hAnsi="Arial" w:cs="Arial"/>
          <w:sz w:val="22"/>
          <w:szCs w:val="22"/>
        </w:rPr>
        <w:t xml:space="preserve">6 </w:t>
      </w:r>
      <w:r w:rsidR="00D41995" w:rsidRPr="00A335BC">
        <w:rPr>
          <w:rFonts w:ascii="Arial" w:hAnsi="Arial" w:cs="Arial"/>
          <w:sz w:val="22"/>
          <w:szCs w:val="22"/>
        </w:rPr>
        <w:t>de noviembre de 2014</w:t>
      </w:r>
      <w:r w:rsidR="009B1CBF" w:rsidRPr="00A335BC">
        <w:rPr>
          <w:rFonts w:ascii="Arial" w:hAnsi="Arial" w:cs="Arial"/>
          <w:sz w:val="22"/>
          <w:szCs w:val="22"/>
        </w:rPr>
        <w:t xml:space="preserve"> y 30 de marzo de 2015</w:t>
      </w:r>
      <w:r w:rsidRPr="00A335BC">
        <w:rPr>
          <w:rFonts w:ascii="Arial" w:hAnsi="Arial" w:cs="Arial"/>
          <w:sz w:val="22"/>
          <w:szCs w:val="22"/>
        </w:rPr>
        <w:t>.</w:t>
      </w:r>
    </w:p>
    <w:p w14:paraId="078BE971" w14:textId="77777777" w:rsidR="00E31007" w:rsidRPr="00A335BC" w:rsidRDefault="00E31007" w:rsidP="00A335BC">
      <w:pPr>
        <w:pStyle w:val="Prrafodelista"/>
        <w:jc w:val="both"/>
        <w:rPr>
          <w:rFonts w:ascii="Arial" w:hAnsi="Arial" w:cs="Arial"/>
          <w:sz w:val="22"/>
          <w:szCs w:val="22"/>
        </w:rPr>
      </w:pPr>
    </w:p>
    <w:p w14:paraId="1D8752D8" w14:textId="77777777" w:rsidR="00692B66" w:rsidRPr="00A335BC" w:rsidRDefault="00BA4126" w:rsidP="00A335BC">
      <w:pPr>
        <w:pStyle w:val="Prrafodelista"/>
        <w:numPr>
          <w:ilvl w:val="0"/>
          <w:numId w:val="4"/>
        </w:numPr>
        <w:jc w:val="both"/>
        <w:rPr>
          <w:rFonts w:ascii="Arial" w:hAnsi="Arial" w:cs="Arial"/>
          <w:sz w:val="22"/>
          <w:szCs w:val="22"/>
        </w:rPr>
      </w:pPr>
      <w:r w:rsidRPr="00A335BC">
        <w:rPr>
          <w:rFonts w:ascii="Arial" w:hAnsi="Arial" w:cs="Arial"/>
          <w:sz w:val="22"/>
          <w:szCs w:val="22"/>
        </w:rPr>
        <w:t xml:space="preserve">El </w:t>
      </w:r>
      <w:r w:rsidR="00CA233C" w:rsidRPr="00A335BC">
        <w:rPr>
          <w:rFonts w:ascii="Arial" w:hAnsi="Arial" w:cs="Arial"/>
          <w:sz w:val="22"/>
          <w:szCs w:val="22"/>
        </w:rPr>
        <w:t>8 de enero de 2015</w:t>
      </w:r>
      <w:r w:rsidR="008827D3" w:rsidRPr="00A335BC">
        <w:rPr>
          <w:rFonts w:ascii="Arial" w:hAnsi="Arial" w:cs="Arial"/>
          <w:sz w:val="22"/>
          <w:szCs w:val="22"/>
        </w:rPr>
        <w:t>,</w:t>
      </w:r>
      <w:r w:rsidR="00CA233C" w:rsidRPr="00A335BC">
        <w:rPr>
          <w:rFonts w:ascii="Arial" w:hAnsi="Arial" w:cs="Arial"/>
          <w:sz w:val="22"/>
          <w:szCs w:val="22"/>
        </w:rPr>
        <w:t xml:space="preserve"> </w:t>
      </w:r>
      <w:r w:rsidR="00A73A64" w:rsidRPr="00A335BC">
        <w:rPr>
          <w:rFonts w:ascii="Arial" w:hAnsi="Arial" w:cs="Arial"/>
          <w:sz w:val="22"/>
          <w:szCs w:val="22"/>
        </w:rPr>
        <w:t xml:space="preserve">la </w:t>
      </w:r>
      <w:r w:rsidR="00E75DAE" w:rsidRPr="00A335BC">
        <w:rPr>
          <w:rFonts w:ascii="Arial" w:hAnsi="Arial" w:cs="Arial"/>
          <w:sz w:val="22"/>
          <w:szCs w:val="22"/>
        </w:rPr>
        <w:t>EMPRESA</w:t>
      </w:r>
      <w:r w:rsidR="00C804A6" w:rsidRPr="00A335BC">
        <w:rPr>
          <w:rFonts w:ascii="Arial" w:hAnsi="Arial" w:cs="Arial"/>
          <w:sz w:val="22"/>
          <w:szCs w:val="22"/>
        </w:rPr>
        <w:t>, en su carácter de Fideicomitente y Fideicomisario en Segundo Lugar</w:t>
      </w:r>
      <w:r w:rsidR="00CA233C" w:rsidRPr="00A335BC">
        <w:rPr>
          <w:rFonts w:ascii="Arial" w:hAnsi="Arial" w:cs="Arial"/>
          <w:sz w:val="22"/>
          <w:szCs w:val="22"/>
        </w:rPr>
        <w:t xml:space="preserve">, el </w:t>
      </w:r>
      <w:r w:rsidR="00F31710" w:rsidRPr="00A335BC">
        <w:rPr>
          <w:rFonts w:ascii="Arial" w:hAnsi="Arial" w:cs="Arial"/>
          <w:sz w:val="22"/>
          <w:szCs w:val="22"/>
        </w:rPr>
        <w:t>GOBIERNO DEL ESTADO</w:t>
      </w:r>
      <w:r w:rsidR="00C804A6" w:rsidRPr="00A335BC">
        <w:rPr>
          <w:rFonts w:ascii="Arial" w:hAnsi="Arial" w:cs="Arial"/>
          <w:sz w:val="22"/>
          <w:szCs w:val="22"/>
        </w:rPr>
        <w:t xml:space="preserve">, en su carácter de Fideicomisario en Tercer </w:t>
      </w:r>
      <w:r w:rsidR="00C804A6" w:rsidRPr="00A335BC">
        <w:rPr>
          <w:rFonts w:ascii="Arial" w:hAnsi="Arial" w:cs="Arial"/>
          <w:sz w:val="22"/>
          <w:szCs w:val="22"/>
        </w:rPr>
        <w:lastRenderedPageBreak/>
        <w:t xml:space="preserve">Lugar, el </w:t>
      </w:r>
      <w:r w:rsidR="00F31710" w:rsidRPr="00A335BC">
        <w:rPr>
          <w:rFonts w:ascii="Arial" w:hAnsi="Arial" w:cs="Arial"/>
          <w:sz w:val="22"/>
          <w:szCs w:val="22"/>
        </w:rPr>
        <w:t xml:space="preserve">FIDUCIARIO </w:t>
      </w:r>
      <w:r w:rsidR="00C804A6" w:rsidRPr="00A335BC">
        <w:rPr>
          <w:rFonts w:ascii="Arial" w:hAnsi="Arial" w:cs="Arial"/>
          <w:sz w:val="22"/>
          <w:szCs w:val="22"/>
        </w:rPr>
        <w:t xml:space="preserve">y Banco Interacciones, S.A., Institución de Banca Múltiple, Grupo Financiero Interacciones, en su carácter de Fideicomisario en Primer Lugar, </w:t>
      </w:r>
      <w:r w:rsidR="00692B66" w:rsidRPr="00A335BC">
        <w:rPr>
          <w:rFonts w:ascii="Arial" w:hAnsi="Arial" w:cs="Arial"/>
          <w:sz w:val="22"/>
          <w:szCs w:val="22"/>
        </w:rPr>
        <w:t>suscribieron</w:t>
      </w:r>
      <w:r w:rsidR="008827D3" w:rsidRPr="00A335BC">
        <w:rPr>
          <w:rFonts w:ascii="Arial" w:hAnsi="Arial" w:cs="Arial"/>
          <w:sz w:val="22"/>
          <w:szCs w:val="22"/>
        </w:rPr>
        <w:t xml:space="preserve"> el Contrato de Fideicomiso</w:t>
      </w:r>
      <w:r w:rsidR="00692B66" w:rsidRPr="00A335BC">
        <w:rPr>
          <w:rFonts w:ascii="Arial" w:hAnsi="Arial" w:cs="Arial"/>
          <w:sz w:val="22"/>
          <w:szCs w:val="22"/>
        </w:rPr>
        <w:t xml:space="preserve"> </w:t>
      </w:r>
      <w:r w:rsidR="00C804A6" w:rsidRPr="00A335BC">
        <w:rPr>
          <w:rFonts w:ascii="Arial" w:hAnsi="Arial" w:cs="Arial"/>
          <w:sz w:val="22"/>
          <w:szCs w:val="22"/>
        </w:rPr>
        <w:t xml:space="preserve">Irrevocable de Inversión Administración y Fuente de Pago No. 2223 denominado “Museo Internacional del Barroco”, </w:t>
      </w:r>
      <w:r w:rsidR="00CA51EA">
        <w:rPr>
          <w:rFonts w:ascii="Arial" w:hAnsi="Arial" w:cs="Arial"/>
          <w:sz w:val="22"/>
          <w:szCs w:val="22"/>
        </w:rPr>
        <w:t>(</w:t>
      </w:r>
      <w:r w:rsidR="006E1B22" w:rsidRPr="00A335BC">
        <w:rPr>
          <w:rFonts w:ascii="Arial" w:hAnsi="Arial" w:cs="Arial"/>
          <w:sz w:val="22"/>
          <w:szCs w:val="22"/>
        </w:rPr>
        <w:t>FIDEICOMISO</w:t>
      </w:r>
      <w:r w:rsidR="00CA51EA">
        <w:rPr>
          <w:rFonts w:ascii="Arial" w:hAnsi="Arial" w:cs="Arial"/>
          <w:sz w:val="22"/>
          <w:szCs w:val="22"/>
        </w:rPr>
        <w:t>)</w:t>
      </w:r>
      <w:r w:rsidR="00CA51EA" w:rsidRPr="00A335BC">
        <w:rPr>
          <w:rFonts w:ascii="Arial" w:hAnsi="Arial" w:cs="Arial"/>
          <w:sz w:val="22"/>
          <w:szCs w:val="22"/>
        </w:rPr>
        <w:t xml:space="preserve">, </w:t>
      </w:r>
      <w:r w:rsidR="00873B9B" w:rsidRPr="00A335BC">
        <w:rPr>
          <w:rFonts w:ascii="Arial" w:hAnsi="Arial" w:cs="Arial"/>
          <w:sz w:val="22"/>
          <w:szCs w:val="22"/>
        </w:rPr>
        <w:t>el cual señala, entre otros fines</w:t>
      </w:r>
      <w:r w:rsidR="00CA51EA">
        <w:rPr>
          <w:rFonts w:ascii="Arial" w:hAnsi="Arial" w:cs="Arial"/>
          <w:sz w:val="22"/>
          <w:szCs w:val="22"/>
        </w:rPr>
        <w:t>,</w:t>
      </w:r>
      <w:r w:rsidR="00C417D0" w:rsidRPr="00A335BC">
        <w:rPr>
          <w:rFonts w:ascii="Arial" w:hAnsi="Arial" w:cs="Arial"/>
          <w:sz w:val="22"/>
          <w:szCs w:val="22"/>
        </w:rPr>
        <w:t xml:space="preserve"> que</w:t>
      </w:r>
      <w:r w:rsidR="00D15700" w:rsidRPr="00A335BC">
        <w:rPr>
          <w:rFonts w:ascii="Arial" w:hAnsi="Arial" w:cs="Arial"/>
          <w:sz w:val="22"/>
          <w:szCs w:val="22"/>
        </w:rPr>
        <w:t xml:space="preserve"> el CONTRATANTE lleve a cabo la</w:t>
      </w:r>
      <w:r w:rsidR="00C417D0" w:rsidRPr="00A335BC">
        <w:rPr>
          <w:rFonts w:ascii="Arial" w:hAnsi="Arial" w:cs="Arial"/>
          <w:sz w:val="22"/>
          <w:szCs w:val="22"/>
        </w:rPr>
        <w:t xml:space="preserve"> presente contratación</w:t>
      </w:r>
      <w:r w:rsidR="00692B66" w:rsidRPr="00A335BC">
        <w:rPr>
          <w:rFonts w:ascii="Arial" w:hAnsi="Arial" w:cs="Arial"/>
          <w:sz w:val="22"/>
          <w:szCs w:val="22"/>
        </w:rPr>
        <w:t>.</w:t>
      </w:r>
    </w:p>
    <w:p w14:paraId="6B81E42F" w14:textId="77777777" w:rsidR="009B1CBF" w:rsidRPr="00A335BC" w:rsidRDefault="009B1CBF" w:rsidP="00A335BC">
      <w:pPr>
        <w:rPr>
          <w:rFonts w:ascii="Arial" w:hAnsi="Arial" w:cs="Arial"/>
          <w:sz w:val="22"/>
          <w:szCs w:val="22"/>
        </w:rPr>
      </w:pPr>
    </w:p>
    <w:p w14:paraId="711BD65B" w14:textId="77777777" w:rsidR="009C59FE" w:rsidRPr="00A335BC" w:rsidRDefault="009C59FE" w:rsidP="00A335BC">
      <w:pPr>
        <w:pStyle w:val="Prrafodelista"/>
        <w:numPr>
          <w:ilvl w:val="0"/>
          <w:numId w:val="4"/>
        </w:numPr>
        <w:jc w:val="both"/>
        <w:rPr>
          <w:rFonts w:ascii="Arial" w:hAnsi="Arial" w:cs="Arial"/>
          <w:sz w:val="22"/>
          <w:szCs w:val="22"/>
        </w:rPr>
      </w:pPr>
      <w:r w:rsidRPr="00A335BC">
        <w:rPr>
          <w:rFonts w:ascii="Arial" w:hAnsi="Arial" w:cs="Arial"/>
          <w:sz w:val="22"/>
          <w:szCs w:val="22"/>
        </w:rPr>
        <w:t>Con fecha 30 de marzo de 2015</w:t>
      </w:r>
      <w:r w:rsidR="00A14CBB" w:rsidRPr="00A335BC">
        <w:rPr>
          <w:rFonts w:ascii="Arial" w:hAnsi="Arial" w:cs="Arial"/>
          <w:sz w:val="22"/>
          <w:szCs w:val="22"/>
        </w:rPr>
        <w:t>,</w:t>
      </w:r>
      <w:r w:rsidRPr="00A335BC">
        <w:rPr>
          <w:rFonts w:ascii="Arial" w:hAnsi="Arial" w:cs="Arial"/>
          <w:sz w:val="22"/>
          <w:szCs w:val="22"/>
        </w:rPr>
        <w:t xml:space="preserve"> la EMPRESA, en su carácter de Fideicomitente y Fideicomisario en Segundo Lugar, el </w:t>
      </w:r>
      <w:r w:rsidR="00CA51EA" w:rsidRPr="00A335BC">
        <w:rPr>
          <w:rFonts w:ascii="Arial" w:hAnsi="Arial" w:cs="Arial"/>
          <w:sz w:val="22"/>
          <w:szCs w:val="22"/>
        </w:rPr>
        <w:t>GOBIERNO DEL ESTADO</w:t>
      </w:r>
      <w:r w:rsidRPr="00A335BC">
        <w:rPr>
          <w:rFonts w:ascii="Arial" w:hAnsi="Arial" w:cs="Arial"/>
          <w:sz w:val="22"/>
          <w:szCs w:val="22"/>
        </w:rPr>
        <w:t xml:space="preserve"> en su carácter de Fideicomisario en Tercer Lugar, el </w:t>
      </w:r>
      <w:r w:rsidR="00CA51EA">
        <w:rPr>
          <w:rFonts w:ascii="Arial" w:hAnsi="Arial" w:cs="Arial"/>
          <w:sz w:val="22"/>
          <w:szCs w:val="22"/>
        </w:rPr>
        <w:t>FIDUCIARIO</w:t>
      </w:r>
      <w:r w:rsidRPr="00A335BC">
        <w:rPr>
          <w:rFonts w:ascii="Arial" w:hAnsi="Arial" w:cs="Arial"/>
          <w:sz w:val="22"/>
          <w:szCs w:val="22"/>
        </w:rPr>
        <w:t xml:space="preserve"> y Banco Interacciones, S.A., Institución de Banca Múltiple, Grupo Financiero Interacciones, en su carácter de Fideicomisario en Primer Lugar, suscribieron un Convenio Modificatorio al Fideicomiso, en el cual, entre otros aspectos, se adicionó la definición de SUPERVISOR TEMPORAL DE OBRA y se modificó la Cláusula Décima para incluir a la </w:t>
      </w:r>
      <w:r w:rsidR="00A73039" w:rsidRPr="00A335BC">
        <w:rPr>
          <w:rFonts w:ascii="Arial" w:hAnsi="Arial" w:cs="Arial"/>
          <w:sz w:val="22"/>
          <w:szCs w:val="22"/>
        </w:rPr>
        <w:t>SUPERVISIÓN TEMPORAL DE OBRA.</w:t>
      </w:r>
    </w:p>
    <w:p w14:paraId="53FB67DB" w14:textId="77777777" w:rsidR="009C59FE" w:rsidRPr="00A335BC" w:rsidRDefault="009C59FE" w:rsidP="00A335BC">
      <w:pPr>
        <w:pStyle w:val="Prrafodelista"/>
        <w:rPr>
          <w:rFonts w:ascii="Arial" w:hAnsi="Arial" w:cs="Arial"/>
          <w:sz w:val="22"/>
          <w:szCs w:val="22"/>
        </w:rPr>
      </w:pPr>
    </w:p>
    <w:p w14:paraId="6ECC0DB4" w14:textId="77777777" w:rsidR="00A96219" w:rsidRPr="00A35FA0" w:rsidRDefault="00A96219" w:rsidP="00A335BC">
      <w:pPr>
        <w:pStyle w:val="Prrafodelista"/>
        <w:numPr>
          <w:ilvl w:val="0"/>
          <w:numId w:val="4"/>
        </w:numPr>
        <w:jc w:val="both"/>
        <w:rPr>
          <w:rFonts w:ascii="Arial" w:hAnsi="Arial" w:cs="Arial"/>
          <w:sz w:val="22"/>
          <w:szCs w:val="22"/>
        </w:rPr>
      </w:pPr>
      <w:r w:rsidRPr="00A335BC">
        <w:rPr>
          <w:rFonts w:ascii="Arial" w:hAnsi="Arial" w:cs="Arial"/>
          <w:sz w:val="22"/>
          <w:szCs w:val="22"/>
        </w:rPr>
        <w:t>Con fecha 30 de marzo</w:t>
      </w:r>
      <w:r w:rsidR="00A73A64" w:rsidRPr="00A335BC">
        <w:rPr>
          <w:rFonts w:ascii="Arial" w:hAnsi="Arial" w:cs="Arial"/>
          <w:sz w:val="22"/>
          <w:szCs w:val="22"/>
        </w:rPr>
        <w:t xml:space="preserve"> de 2015</w:t>
      </w:r>
      <w:r w:rsidR="00FA48EF" w:rsidRPr="00A335BC">
        <w:rPr>
          <w:rFonts w:ascii="Arial" w:hAnsi="Arial" w:cs="Arial"/>
          <w:sz w:val="22"/>
          <w:szCs w:val="22"/>
        </w:rPr>
        <w:t>,</w:t>
      </w:r>
      <w:r w:rsidR="00A73A64" w:rsidRPr="00A335BC">
        <w:rPr>
          <w:rFonts w:ascii="Arial" w:hAnsi="Arial" w:cs="Arial"/>
          <w:sz w:val="22"/>
          <w:szCs w:val="22"/>
        </w:rPr>
        <w:t xml:space="preserve"> </w:t>
      </w:r>
      <w:r w:rsidRPr="00A335BC">
        <w:rPr>
          <w:rFonts w:ascii="Arial" w:hAnsi="Arial" w:cs="Arial"/>
          <w:sz w:val="22"/>
          <w:szCs w:val="22"/>
        </w:rPr>
        <w:t>Banco Interacciones, S.A., Institución de Banca Múltiple, Grupo Financiero Interacciones y la empresa Consultoría, Supervisión Técnica y Operación en Sistemas, S.A. de C.V.,</w:t>
      </w:r>
      <w:r w:rsidR="00FF00EE" w:rsidRPr="00A335BC">
        <w:rPr>
          <w:rFonts w:ascii="Arial" w:hAnsi="Arial" w:cs="Arial"/>
          <w:sz w:val="22"/>
          <w:szCs w:val="22"/>
        </w:rPr>
        <w:t xml:space="preserve"> como </w:t>
      </w:r>
      <w:r w:rsidR="00FA48EF" w:rsidRPr="00A335BC">
        <w:rPr>
          <w:rFonts w:ascii="Arial" w:hAnsi="Arial" w:cs="Arial"/>
          <w:sz w:val="22"/>
          <w:szCs w:val="22"/>
        </w:rPr>
        <w:t>SUPERVISOR TEMPORAL DE OBRA</w:t>
      </w:r>
      <w:r w:rsidR="00607CE5" w:rsidRPr="00A335BC">
        <w:rPr>
          <w:rFonts w:ascii="Arial" w:hAnsi="Arial" w:cs="Arial"/>
          <w:sz w:val="22"/>
          <w:szCs w:val="22"/>
        </w:rPr>
        <w:t xml:space="preserve">, </w:t>
      </w:r>
      <w:r w:rsidR="004420F1" w:rsidRPr="00A335BC">
        <w:rPr>
          <w:rFonts w:ascii="Arial" w:hAnsi="Arial" w:cs="Arial"/>
          <w:sz w:val="22"/>
          <w:szCs w:val="22"/>
        </w:rPr>
        <w:t xml:space="preserve">suscribieron el contrato de prestación de servicios profesionales </w:t>
      </w:r>
      <w:r w:rsidR="00FF00EE" w:rsidRPr="00A335BC">
        <w:rPr>
          <w:rFonts w:ascii="Arial" w:hAnsi="Arial" w:cs="Arial"/>
          <w:sz w:val="22"/>
          <w:szCs w:val="22"/>
        </w:rPr>
        <w:t xml:space="preserve">el cual tiene por objeto que el </w:t>
      </w:r>
      <w:r w:rsidR="00607CE5" w:rsidRPr="00A335BC">
        <w:rPr>
          <w:rFonts w:ascii="Arial" w:hAnsi="Arial" w:cs="Arial"/>
          <w:sz w:val="22"/>
          <w:szCs w:val="22"/>
        </w:rPr>
        <w:t>mencionado supervisor</w:t>
      </w:r>
      <w:r w:rsidR="00FF00EE" w:rsidRPr="00A335BC">
        <w:rPr>
          <w:rFonts w:ascii="Arial" w:hAnsi="Arial" w:cs="Arial"/>
          <w:sz w:val="22"/>
          <w:szCs w:val="22"/>
        </w:rPr>
        <w:t xml:space="preserve"> preste a favor del referido Banco</w:t>
      </w:r>
      <w:r w:rsidR="00FA48EF" w:rsidRPr="00A335BC">
        <w:rPr>
          <w:rFonts w:ascii="Arial" w:hAnsi="Arial" w:cs="Arial"/>
          <w:sz w:val="22"/>
          <w:szCs w:val="22"/>
        </w:rPr>
        <w:t xml:space="preserve"> </w:t>
      </w:r>
      <w:r w:rsidR="00FF00EE" w:rsidRPr="00A335BC">
        <w:rPr>
          <w:rFonts w:ascii="Arial" w:hAnsi="Arial" w:cs="Arial"/>
          <w:sz w:val="22"/>
          <w:szCs w:val="22"/>
        </w:rPr>
        <w:t xml:space="preserve"> los trabajos de: Revisión de Obra Ejecutada y análisis de gastos administrativos y de construcción, incluyendo la Supervisión de Obra y el Equipo Multimedia y Audiovisual de Recursos Museográficos en general para ejecutar la constitución del Museo Internacional del Barroco, de conformidad con el mecanismo de supervisión, que se agregó como anexo 1 del referido instrumento</w:t>
      </w:r>
      <w:r w:rsidR="00E31E7C">
        <w:rPr>
          <w:rFonts w:ascii="Arial" w:hAnsi="Arial" w:cs="Arial"/>
          <w:sz w:val="22"/>
          <w:szCs w:val="22"/>
        </w:rPr>
        <w:t>, mismo que fue modificado c</w:t>
      </w:r>
      <w:r w:rsidR="00E31E7C" w:rsidRPr="00A335BC">
        <w:rPr>
          <w:rFonts w:ascii="Arial" w:hAnsi="Arial" w:cs="Arial"/>
          <w:sz w:val="22"/>
          <w:szCs w:val="22"/>
        </w:rPr>
        <w:t>on fecha 29 de mayo de 2015</w:t>
      </w:r>
      <w:r w:rsidR="00E31E7C">
        <w:rPr>
          <w:rFonts w:ascii="Arial" w:hAnsi="Arial" w:cs="Arial"/>
          <w:sz w:val="22"/>
          <w:szCs w:val="22"/>
        </w:rPr>
        <w:t>.</w:t>
      </w:r>
      <w:r w:rsidR="00E31E7C" w:rsidRPr="00A335BC">
        <w:rPr>
          <w:rFonts w:ascii="Arial" w:hAnsi="Arial" w:cs="Arial"/>
          <w:sz w:val="22"/>
          <w:szCs w:val="22"/>
        </w:rPr>
        <w:t xml:space="preserve"> </w:t>
      </w:r>
      <w:r w:rsidR="00CA51EA">
        <w:rPr>
          <w:rFonts w:ascii="Arial" w:hAnsi="Arial" w:cs="Arial"/>
          <w:sz w:val="22"/>
          <w:szCs w:val="22"/>
        </w:rPr>
        <w:t xml:space="preserve">Copia del Contrato del SUPERVISOR DE OBRA TEMPORAL </w:t>
      </w:r>
      <w:r w:rsidR="00E31E7C">
        <w:rPr>
          <w:rFonts w:ascii="Arial" w:hAnsi="Arial" w:cs="Arial"/>
          <w:sz w:val="22"/>
          <w:szCs w:val="22"/>
        </w:rPr>
        <w:t xml:space="preserve">y su convenio modificatorio </w:t>
      </w:r>
      <w:r w:rsidR="00CA51EA">
        <w:rPr>
          <w:rFonts w:ascii="Arial" w:hAnsi="Arial" w:cs="Arial"/>
          <w:sz w:val="22"/>
          <w:szCs w:val="22"/>
        </w:rPr>
        <w:t>se agrega</w:t>
      </w:r>
      <w:r w:rsidR="00E31E7C">
        <w:rPr>
          <w:rFonts w:ascii="Arial" w:hAnsi="Arial" w:cs="Arial"/>
          <w:sz w:val="22"/>
          <w:szCs w:val="22"/>
        </w:rPr>
        <w:t>n</w:t>
      </w:r>
      <w:r w:rsidR="00CA51EA">
        <w:rPr>
          <w:rFonts w:ascii="Arial" w:hAnsi="Arial" w:cs="Arial"/>
          <w:sz w:val="22"/>
          <w:szCs w:val="22"/>
        </w:rPr>
        <w:t xml:space="preserve"> </w:t>
      </w:r>
      <w:r w:rsidR="00E31E7C">
        <w:rPr>
          <w:rFonts w:ascii="Arial" w:hAnsi="Arial" w:cs="Arial"/>
          <w:sz w:val="22"/>
          <w:szCs w:val="22"/>
        </w:rPr>
        <w:t xml:space="preserve">en copia simple </w:t>
      </w:r>
      <w:r w:rsidR="00CA51EA">
        <w:rPr>
          <w:rFonts w:ascii="Arial" w:hAnsi="Arial" w:cs="Arial"/>
          <w:sz w:val="22"/>
          <w:szCs w:val="22"/>
        </w:rPr>
        <w:t xml:space="preserve">al presente instrumento </w:t>
      </w:r>
      <w:r w:rsidR="00CA51EA" w:rsidRPr="00A35FA0">
        <w:rPr>
          <w:rFonts w:ascii="Arial" w:hAnsi="Arial" w:cs="Arial"/>
          <w:sz w:val="22"/>
          <w:szCs w:val="22"/>
        </w:rPr>
        <w:t xml:space="preserve">como </w:t>
      </w:r>
      <w:r w:rsidR="00CA51EA" w:rsidRPr="000839AF">
        <w:rPr>
          <w:rFonts w:ascii="Arial" w:hAnsi="Arial" w:cs="Arial"/>
          <w:sz w:val="22"/>
          <w:szCs w:val="22"/>
        </w:rPr>
        <w:t>Anexo</w:t>
      </w:r>
      <w:r w:rsidR="00E360AC" w:rsidRPr="000839AF">
        <w:rPr>
          <w:rFonts w:ascii="Arial" w:hAnsi="Arial" w:cs="Arial"/>
          <w:sz w:val="22"/>
          <w:szCs w:val="22"/>
        </w:rPr>
        <w:t xml:space="preserve"> 1</w:t>
      </w:r>
    </w:p>
    <w:p w14:paraId="2536A7BB" w14:textId="77777777" w:rsidR="00A96219" w:rsidRPr="00A335BC" w:rsidRDefault="00A96219" w:rsidP="00A335BC">
      <w:pPr>
        <w:rPr>
          <w:rFonts w:ascii="Arial" w:hAnsi="Arial" w:cs="Arial"/>
          <w:sz w:val="22"/>
          <w:szCs w:val="22"/>
        </w:rPr>
      </w:pPr>
    </w:p>
    <w:p w14:paraId="3CCD75CB" w14:textId="77777777" w:rsidR="006E1B22" w:rsidRPr="00A335BC" w:rsidRDefault="006E1B22" w:rsidP="00A335BC">
      <w:pPr>
        <w:pStyle w:val="Prrafodelista"/>
        <w:numPr>
          <w:ilvl w:val="0"/>
          <w:numId w:val="4"/>
        </w:numPr>
        <w:jc w:val="both"/>
        <w:rPr>
          <w:rFonts w:ascii="Arial" w:hAnsi="Arial" w:cs="Arial"/>
          <w:sz w:val="22"/>
          <w:szCs w:val="22"/>
        </w:rPr>
      </w:pPr>
      <w:r w:rsidRPr="00A335BC">
        <w:rPr>
          <w:rFonts w:ascii="Arial" w:hAnsi="Arial" w:cs="Arial"/>
          <w:sz w:val="22"/>
          <w:szCs w:val="22"/>
        </w:rPr>
        <w:t xml:space="preserve">El </w:t>
      </w:r>
      <w:r w:rsidR="00717437" w:rsidRPr="00A335BC">
        <w:rPr>
          <w:rFonts w:ascii="Arial" w:hAnsi="Arial" w:cs="Arial"/>
          <w:sz w:val="22"/>
          <w:szCs w:val="22"/>
        </w:rPr>
        <w:t xml:space="preserve">CONTRATANTE </w:t>
      </w:r>
      <w:r w:rsidRPr="00A335BC">
        <w:rPr>
          <w:rFonts w:ascii="Arial" w:hAnsi="Arial" w:cs="Arial"/>
          <w:sz w:val="22"/>
          <w:szCs w:val="22"/>
        </w:rPr>
        <w:t xml:space="preserve">llevó a cabo el Procedimiento </w:t>
      </w:r>
      <w:r w:rsidR="00E36A16" w:rsidRPr="00A335BC">
        <w:rPr>
          <w:rFonts w:ascii="Arial" w:hAnsi="Arial" w:cs="Arial"/>
          <w:sz w:val="22"/>
          <w:szCs w:val="22"/>
        </w:rPr>
        <w:t xml:space="preserve">de Contratación </w:t>
      </w:r>
      <w:r w:rsidRPr="00A335BC">
        <w:rPr>
          <w:rFonts w:ascii="Arial" w:hAnsi="Arial" w:cs="Arial"/>
          <w:sz w:val="22"/>
          <w:szCs w:val="22"/>
        </w:rPr>
        <w:t xml:space="preserve">por Invitación a Cuando Menos Tres Personas </w:t>
      </w:r>
      <w:r w:rsidR="00E36A16" w:rsidRPr="00A335BC">
        <w:rPr>
          <w:rFonts w:ascii="Arial" w:hAnsi="Arial" w:cs="Arial"/>
          <w:sz w:val="22"/>
          <w:szCs w:val="22"/>
        </w:rPr>
        <w:t xml:space="preserve">a través del cual, </w:t>
      </w:r>
      <w:r w:rsidR="00BC19BC" w:rsidRPr="00A335BC">
        <w:rPr>
          <w:rFonts w:ascii="Arial" w:hAnsi="Arial" w:cs="Arial"/>
          <w:sz w:val="22"/>
          <w:szCs w:val="22"/>
        </w:rPr>
        <w:t xml:space="preserve">con fecha </w:t>
      </w:r>
      <w:r w:rsidR="00AB0679" w:rsidRPr="00A335BC">
        <w:rPr>
          <w:rFonts w:ascii="Arial" w:hAnsi="Arial" w:cs="Arial"/>
          <w:sz w:val="22"/>
          <w:szCs w:val="22"/>
        </w:rPr>
        <w:t>17</w:t>
      </w:r>
      <w:r w:rsidR="00391381" w:rsidRPr="00A335BC">
        <w:rPr>
          <w:rFonts w:ascii="Arial" w:hAnsi="Arial" w:cs="Arial"/>
          <w:sz w:val="22"/>
          <w:szCs w:val="22"/>
        </w:rPr>
        <w:t xml:space="preserve"> de </w:t>
      </w:r>
      <w:r w:rsidR="00AB0679" w:rsidRPr="00A335BC">
        <w:rPr>
          <w:rFonts w:ascii="Arial" w:hAnsi="Arial" w:cs="Arial"/>
          <w:sz w:val="22"/>
          <w:szCs w:val="22"/>
        </w:rPr>
        <w:t>junio</w:t>
      </w:r>
      <w:r w:rsidR="00391381" w:rsidRPr="00A335BC">
        <w:rPr>
          <w:rFonts w:ascii="Arial" w:hAnsi="Arial" w:cs="Arial"/>
          <w:sz w:val="22"/>
          <w:szCs w:val="22"/>
        </w:rPr>
        <w:t xml:space="preserve"> de </w:t>
      </w:r>
      <w:r w:rsidR="00AB0679" w:rsidRPr="00A335BC">
        <w:rPr>
          <w:rFonts w:ascii="Arial" w:hAnsi="Arial" w:cs="Arial"/>
          <w:sz w:val="22"/>
          <w:szCs w:val="22"/>
        </w:rPr>
        <w:t>2015</w:t>
      </w:r>
      <w:r w:rsidR="00391381" w:rsidRPr="00A335BC">
        <w:rPr>
          <w:rFonts w:ascii="Arial" w:hAnsi="Arial" w:cs="Arial"/>
          <w:sz w:val="22"/>
          <w:szCs w:val="22"/>
        </w:rPr>
        <w:t xml:space="preserve"> se otorgó el fallo</w:t>
      </w:r>
      <w:r w:rsidR="00BC19BC" w:rsidRPr="00A335BC">
        <w:rPr>
          <w:rFonts w:ascii="Arial" w:hAnsi="Arial" w:cs="Arial"/>
          <w:sz w:val="22"/>
          <w:szCs w:val="22"/>
        </w:rPr>
        <w:t>,</w:t>
      </w:r>
      <w:r w:rsidR="00E360AC">
        <w:rPr>
          <w:rFonts w:ascii="Arial" w:hAnsi="Arial" w:cs="Arial"/>
          <w:sz w:val="22"/>
          <w:szCs w:val="22"/>
        </w:rPr>
        <w:t xml:space="preserve"> </w:t>
      </w:r>
      <w:r w:rsidRPr="00A335BC">
        <w:rPr>
          <w:rFonts w:ascii="Arial" w:hAnsi="Arial" w:cs="Arial"/>
          <w:sz w:val="22"/>
          <w:szCs w:val="22"/>
        </w:rPr>
        <w:t xml:space="preserve">resultando ganador </w:t>
      </w:r>
      <w:r w:rsidR="00E31E7C" w:rsidRPr="00E31E7C">
        <w:rPr>
          <w:rFonts w:ascii="Arial" w:hAnsi="Arial" w:cs="Arial"/>
          <w:sz w:val="22"/>
          <w:szCs w:val="22"/>
        </w:rPr>
        <w:t>la empresa Desarrollo, Tecnología y Planeación, S.A. de C.V.</w:t>
      </w:r>
      <w:r w:rsidR="00E31E7C">
        <w:rPr>
          <w:rFonts w:ascii="Arial" w:hAnsi="Arial" w:cs="Arial"/>
          <w:sz w:val="22"/>
          <w:szCs w:val="22"/>
        </w:rPr>
        <w:t xml:space="preserve"> (</w:t>
      </w:r>
      <w:r w:rsidRPr="00A335BC">
        <w:rPr>
          <w:rFonts w:ascii="Arial" w:hAnsi="Arial" w:cs="Arial"/>
          <w:sz w:val="22"/>
          <w:szCs w:val="22"/>
        </w:rPr>
        <w:t>SUPERVISOR D</w:t>
      </w:r>
      <w:r w:rsidR="00717437" w:rsidRPr="00A335BC">
        <w:rPr>
          <w:rFonts w:ascii="Arial" w:hAnsi="Arial" w:cs="Arial"/>
          <w:sz w:val="22"/>
          <w:szCs w:val="22"/>
        </w:rPr>
        <w:t>E OBRA</w:t>
      </w:r>
      <w:r w:rsidR="00E31E7C">
        <w:rPr>
          <w:rFonts w:ascii="Arial" w:hAnsi="Arial" w:cs="Arial"/>
          <w:sz w:val="22"/>
          <w:szCs w:val="22"/>
        </w:rPr>
        <w:t>)</w:t>
      </w:r>
      <w:r w:rsidR="00717437" w:rsidRPr="00A335BC">
        <w:rPr>
          <w:rFonts w:ascii="Arial" w:hAnsi="Arial" w:cs="Arial"/>
          <w:sz w:val="22"/>
          <w:szCs w:val="22"/>
        </w:rPr>
        <w:t>.</w:t>
      </w:r>
    </w:p>
    <w:p w14:paraId="312CC3D0" w14:textId="77777777" w:rsidR="00C417D0" w:rsidRPr="00A335BC" w:rsidRDefault="00C417D0" w:rsidP="00A335BC">
      <w:pPr>
        <w:pStyle w:val="Prrafodelista"/>
        <w:jc w:val="both"/>
        <w:rPr>
          <w:rFonts w:ascii="Arial" w:hAnsi="Arial" w:cs="Arial"/>
          <w:sz w:val="22"/>
          <w:szCs w:val="22"/>
        </w:rPr>
      </w:pPr>
    </w:p>
    <w:p w14:paraId="1D60DEF4" w14:textId="77777777" w:rsidR="00C417D0" w:rsidRPr="00A335BC" w:rsidRDefault="00C417D0" w:rsidP="00A335BC">
      <w:pPr>
        <w:pStyle w:val="Prrafodelista"/>
        <w:numPr>
          <w:ilvl w:val="0"/>
          <w:numId w:val="4"/>
        </w:numPr>
        <w:jc w:val="both"/>
        <w:rPr>
          <w:rFonts w:ascii="Arial" w:hAnsi="Arial" w:cs="Arial"/>
          <w:sz w:val="22"/>
          <w:szCs w:val="22"/>
        </w:rPr>
      </w:pPr>
      <w:r w:rsidRPr="00A335BC">
        <w:rPr>
          <w:rFonts w:ascii="Arial" w:hAnsi="Arial" w:cs="Arial"/>
          <w:sz w:val="22"/>
          <w:szCs w:val="22"/>
        </w:rPr>
        <w:t xml:space="preserve">Mediante comunicado </w:t>
      </w:r>
      <w:r w:rsidR="005445F1" w:rsidRPr="00A335BC">
        <w:rPr>
          <w:rFonts w:ascii="Arial" w:hAnsi="Arial" w:cs="Arial"/>
          <w:sz w:val="22"/>
          <w:szCs w:val="22"/>
        </w:rPr>
        <w:t>SAEMA/403000/111/2015</w:t>
      </w:r>
      <w:r w:rsidR="00FA48EF" w:rsidRPr="00A335BC">
        <w:rPr>
          <w:rFonts w:ascii="Arial" w:hAnsi="Arial" w:cs="Arial"/>
          <w:sz w:val="22"/>
          <w:szCs w:val="22"/>
        </w:rPr>
        <w:t>,</w:t>
      </w:r>
      <w:r w:rsidR="005445F1" w:rsidRPr="00A335BC">
        <w:rPr>
          <w:rFonts w:ascii="Arial" w:hAnsi="Arial" w:cs="Arial"/>
          <w:sz w:val="22"/>
          <w:szCs w:val="22"/>
        </w:rPr>
        <w:t xml:space="preserve"> de</w:t>
      </w:r>
      <w:r w:rsidRPr="00A335BC">
        <w:rPr>
          <w:rFonts w:ascii="Arial" w:hAnsi="Arial" w:cs="Arial"/>
          <w:sz w:val="22"/>
          <w:szCs w:val="22"/>
        </w:rPr>
        <w:t xml:space="preserve"> fecha </w:t>
      </w:r>
      <w:r w:rsidR="00AB0679" w:rsidRPr="00A335BC">
        <w:rPr>
          <w:rFonts w:ascii="Arial" w:hAnsi="Arial" w:cs="Arial"/>
          <w:sz w:val="22"/>
          <w:szCs w:val="22"/>
        </w:rPr>
        <w:t>17</w:t>
      </w:r>
      <w:r w:rsidR="00A62DD6" w:rsidRPr="00A335BC">
        <w:rPr>
          <w:rFonts w:ascii="Arial" w:hAnsi="Arial" w:cs="Arial"/>
          <w:sz w:val="22"/>
          <w:szCs w:val="22"/>
        </w:rPr>
        <w:t xml:space="preserve"> </w:t>
      </w:r>
      <w:r w:rsidRPr="00A335BC">
        <w:rPr>
          <w:rFonts w:ascii="Arial" w:hAnsi="Arial" w:cs="Arial"/>
          <w:sz w:val="22"/>
          <w:szCs w:val="22"/>
        </w:rPr>
        <w:t xml:space="preserve">de </w:t>
      </w:r>
      <w:r w:rsidR="005445F1" w:rsidRPr="00A335BC">
        <w:rPr>
          <w:rFonts w:ascii="Arial" w:hAnsi="Arial" w:cs="Arial"/>
          <w:sz w:val="22"/>
          <w:szCs w:val="22"/>
        </w:rPr>
        <w:t>junio</w:t>
      </w:r>
      <w:r w:rsidRPr="00A335BC">
        <w:rPr>
          <w:rFonts w:ascii="Arial" w:hAnsi="Arial" w:cs="Arial"/>
          <w:sz w:val="22"/>
          <w:szCs w:val="22"/>
        </w:rPr>
        <w:t xml:space="preserve"> de </w:t>
      </w:r>
      <w:r w:rsidR="00BC19BC" w:rsidRPr="00A335BC">
        <w:rPr>
          <w:rFonts w:ascii="Arial" w:hAnsi="Arial" w:cs="Arial"/>
          <w:sz w:val="22"/>
          <w:szCs w:val="22"/>
        </w:rPr>
        <w:t xml:space="preserve">2015, </w:t>
      </w:r>
      <w:r w:rsidR="00717437" w:rsidRPr="00A335BC">
        <w:rPr>
          <w:rFonts w:ascii="Arial" w:hAnsi="Arial" w:cs="Arial"/>
          <w:sz w:val="22"/>
          <w:szCs w:val="22"/>
        </w:rPr>
        <w:t>el GOB</w:t>
      </w:r>
      <w:r w:rsidRPr="00A335BC">
        <w:rPr>
          <w:rFonts w:ascii="Arial" w:hAnsi="Arial" w:cs="Arial"/>
          <w:sz w:val="22"/>
          <w:szCs w:val="22"/>
        </w:rPr>
        <w:t>IERNO DEL ESTADO y el FONDO instruyeron al CONTRATANTE</w:t>
      </w:r>
      <w:r w:rsidR="006E1B22" w:rsidRPr="00A335BC">
        <w:rPr>
          <w:rFonts w:ascii="Arial" w:hAnsi="Arial" w:cs="Arial"/>
          <w:sz w:val="22"/>
          <w:szCs w:val="22"/>
        </w:rPr>
        <w:t xml:space="preserve"> a suscribir el presente Contrato con el S</w:t>
      </w:r>
      <w:r w:rsidR="00BC19BC" w:rsidRPr="00A335BC">
        <w:rPr>
          <w:rFonts w:ascii="Arial" w:hAnsi="Arial" w:cs="Arial"/>
          <w:sz w:val="22"/>
          <w:szCs w:val="22"/>
        </w:rPr>
        <w:t>U</w:t>
      </w:r>
      <w:r w:rsidR="006E1B22" w:rsidRPr="00A335BC">
        <w:rPr>
          <w:rFonts w:ascii="Arial" w:hAnsi="Arial" w:cs="Arial"/>
          <w:sz w:val="22"/>
          <w:szCs w:val="22"/>
        </w:rPr>
        <w:t>PERVISOR DE OBRA, de acuerdo a lo estipulado en la Cláusula Décima del FIDEICOMISO.</w:t>
      </w:r>
    </w:p>
    <w:p w14:paraId="2855E8B2" w14:textId="77777777" w:rsidR="00894C72" w:rsidRPr="00A335BC" w:rsidRDefault="00894C72" w:rsidP="00A335BC">
      <w:pPr>
        <w:rPr>
          <w:rFonts w:ascii="Arial" w:hAnsi="Arial" w:cs="Arial"/>
          <w:b/>
          <w:sz w:val="22"/>
          <w:szCs w:val="22"/>
        </w:rPr>
      </w:pPr>
    </w:p>
    <w:p w14:paraId="02CCB508" w14:textId="77777777" w:rsidR="00894C72" w:rsidRPr="00A335BC" w:rsidRDefault="00894C72" w:rsidP="00A335BC">
      <w:pPr>
        <w:ind w:left="-426"/>
        <w:jc w:val="center"/>
        <w:rPr>
          <w:rFonts w:ascii="Arial" w:hAnsi="Arial" w:cs="Arial"/>
          <w:b/>
          <w:sz w:val="22"/>
          <w:szCs w:val="22"/>
        </w:rPr>
      </w:pPr>
    </w:p>
    <w:p w14:paraId="0249A883" w14:textId="77777777" w:rsidR="002B318A" w:rsidRPr="00A335BC" w:rsidRDefault="002B318A" w:rsidP="00A335BC">
      <w:pPr>
        <w:ind w:left="-426"/>
        <w:jc w:val="center"/>
        <w:rPr>
          <w:rFonts w:ascii="Arial" w:hAnsi="Arial" w:cs="Arial"/>
          <w:b/>
          <w:sz w:val="22"/>
          <w:szCs w:val="22"/>
        </w:rPr>
      </w:pPr>
    </w:p>
    <w:p w14:paraId="5ED24A56" w14:textId="77777777" w:rsidR="00A1003C" w:rsidRPr="00A335BC" w:rsidRDefault="00692B66" w:rsidP="00A335BC">
      <w:pPr>
        <w:jc w:val="center"/>
        <w:rPr>
          <w:rFonts w:ascii="Arial" w:hAnsi="Arial" w:cs="Arial"/>
          <w:b/>
          <w:sz w:val="22"/>
          <w:szCs w:val="22"/>
        </w:rPr>
      </w:pPr>
      <w:r w:rsidRPr="00A335BC">
        <w:rPr>
          <w:rFonts w:ascii="Arial" w:hAnsi="Arial" w:cs="Arial"/>
          <w:b/>
          <w:sz w:val="22"/>
          <w:szCs w:val="22"/>
        </w:rPr>
        <w:t>DECLARACIONES</w:t>
      </w:r>
    </w:p>
    <w:p w14:paraId="447A9E2D" w14:textId="77777777" w:rsidR="00A1003C" w:rsidRPr="00A335BC" w:rsidRDefault="00A1003C" w:rsidP="00A335BC">
      <w:pPr>
        <w:ind w:left="-426"/>
        <w:jc w:val="center"/>
        <w:rPr>
          <w:rFonts w:ascii="Arial" w:hAnsi="Arial" w:cs="Arial"/>
          <w:sz w:val="22"/>
          <w:szCs w:val="22"/>
        </w:rPr>
      </w:pPr>
    </w:p>
    <w:p w14:paraId="2F130DD9" w14:textId="77777777" w:rsidR="00B22A9D" w:rsidRPr="00A335BC" w:rsidRDefault="00B22A9D" w:rsidP="00A335BC">
      <w:pPr>
        <w:ind w:left="-426"/>
        <w:jc w:val="center"/>
        <w:rPr>
          <w:rFonts w:ascii="Arial" w:hAnsi="Arial" w:cs="Arial"/>
          <w:sz w:val="22"/>
          <w:szCs w:val="22"/>
        </w:rPr>
      </w:pPr>
    </w:p>
    <w:p w14:paraId="09070E15" w14:textId="77777777" w:rsidR="008A78A7" w:rsidRPr="00A335BC" w:rsidRDefault="00A1003C" w:rsidP="00A335BC">
      <w:pPr>
        <w:pStyle w:val="Prrafodelista"/>
        <w:widowControl w:val="0"/>
        <w:numPr>
          <w:ilvl w:val="0"/>
          <w:numId w:val="3"/>
        </w:numPr>
        <w:tabs>
          <w:tab w:val="left" w:pos="709"/>
        </w:tabs>
        <w:ind w:right="565"/>
        <w:rPr>
          <w:rFonts w:ascii="Arial" w:eastAsia="Arial" w:hAnsi="Arial" w:cs="Arial"/>
          <w:b/>
          <w:sz w:val="22"/>
          <w:szCs w:val="22"/>
        </w:rPr>
      </w:pPr>
      <w:r w:rsidRPr="00A335BC">
        <w:rPr>
          <w:rFonts w:ascii="Arial" w:hAnsi="Arial" w:cs="Arial"/>
          <w:b/>
          <w:sz w:val="22"/>
          <w:szCs w:val="22"/>
        </w:rPr>
        <w:t xml:space="preserve">Declara el </w:t>
      </w:r>
      <w:r w:rsidR="00717437" w:rsidRPr="00A335BC">
        <w:rPr>
          <w:rFonts w:ascii="Arial" w:hAnsi="Arial" w:cs="Arial"/>
          <w:b/>
          <w:sz w:val="22"/>
          <w:szCs w:val="22"/>
        </w:rPr>
        <w:t>CONTRATANTE</w:t>
      </w:r>
      <w:r w:rsidRPr="00A335BC">
        <w:rPr>
          <w:rFonts w:ascii="Arial" w:hAnsi="Arial" w:cs="Arial"/>
          <w:b/>
          <w:sz w:val="22"/>
          <w:szCs w:val="22"/>
        </w:rPr>
        <w:t>, por conducto de su representante</w:t>
      </w:r>
      <w:r w:rsidR="00717437" w:rsidRPr="00A335BC">
        <w:rPr>
          <w:rFonts w:ascii="Arial" w:hAnsi="Arial" w:cs="Arial"/>
          <w:b/>
          <w:sz w:val="22"/>
          <w:szCs w:val="22"/>
        </w:rPr>
        <w:t>,</w:t>
      </w:r>
      <w:r w:rsidRPr="00A335BC">
        <w:rPr>
          <w:rFonts w:ascii="Arial" w:hAnsi="Arial" w:cs="Arial"/>
          <w:b/>
          <w:sz w:val="22"/>
          <w:szCs w:val="22"/>
        </w:rPr>
        <w:t xml:space="preserve"> que:</w:t>
      </w:r>
      <w:r w:rsidR="008A78A7" w:rsidRPr="00A335BC">
        <w:rPr>
          <w:rFonts w:ascii="Arial" w:eastAsia="Arial" w:hAnsi="Arial" w:cs="Arial"/>
          <w:b/>
          <w:sz w:val="22"/>
          <w:szCs w:val="22"/>
        </w:rPr>
        <w:t xml:space="preserve"> </w:t>
      </w:r>
    </w:p>
    <w:p w14:paraId="6EB403B5" w14:textId="77777777" w:rsidR="008A78A7" w:rsidRPr="00A335BC" w:rsidRDefault="008A78A7" w:rsidP="00A335BC">
      <w:pPr>
        <w:widowControl w:val="0"/>
        <w:tabs>
          <w:tab w:val="left" w:pos="1022"/>
        </w:tabs>
        <w:ind w:left="248" w:right="-17"/>
        <w:rPr>
          <w:rFonts w:ascii="Arial" w:eastAsia="Arial" w:hAnsi="Arial" w:cs="Arial"/>
          <w:sz w:val="22"/>
          <w:szCs w:val="22"/>
        </w:rPr>
      </w:pPr>
    </w:p>
    <w:p w14:paraId="0AFF2CEB" w14:textId="77777777" w:rsidR="008A78A7" w:rsidRPr="00A335BC" w:rsidRDefault="008A78A7" w:rsidP="00A335BC">
      <w:pPr>
        <w:pStyle w:val="Prrafodelista"/>
        <w:widowControl w:val="0"/>
        <w:numPr>
          <w:ilvl w:val="0"/>
          <w:numId w:val="5"/>
        </w:numPr>
        <w:tabs>
          <w:tab w:val="left" w:pos="993"/>
        </w:tabs>
        <w:ind w:right="-17"/>
        <w:jc w:val="both"/>
        <w:rPr>
          <w:rFonts w:ascii="Arial" w:eastAsia="Arial" w:hAnsi="Arial" w:cs="Arial"/>
          <w:sz w:val="22"/>
          <w:szCs w:val="22"/>
        </w:rPr>
      </w:pPr>
      <w:r w:rsidRPr="00A335BC">
        <w:rPr>
          <w:rFonts w:ascii="Arial" w:eastAsia="Arial" w:hAnsi="Arial" w:cs="Arial"/>
          <w:sz w:val="22"/>
          <w:szCs w:val="22"/>
        </w:rPr>
        <w:t>Es</w:t>
      </w:r>
      <w:r w:rsidRPr="00A335BC">
        <w:rPr>
          <w:rFonts w:ascii="Arial" w:eastAsia="Arial" w:hAnsi="Arial" w:cs="Arial"/>
          <w:spacing w:val="27"/>
          <w:sz w:val="22"/>
          <w:szCs w:val="22"/>
        </w:rPr>
        <w:t xml:space="preserve"> </w:t>
      </w:r>
      <w:r w:rsidRPr="00A335BC">
        <w:rPr>
          <w:rFonts w:ascii="Arial" w:eastAsia="Arial" w:hAnsi="Arial" w:cs="Arial"/>
          <w:sz w:val="22"/>
          <w:szCs w:val="22"/>
        </w:rPr>
        <w:t>una</w:t>
      </w:r>
      <w:r w:rsidRPr="00A335BC">
        <w:rPr>
          <w:rFonts w:ascii="Arial" w:eastAsia="Arial" w:hAnsi="Arial" w:cs="Arial"/>
          <w:spacing w:val="31"/>
          <w:sz w:val="22"/>
          <w:szCs w:val="22"/>
        </w:rPr>
        <w:t xml:space="preserve"> </w:t>
      </w:r>
      <w:r w:rsidRPr="00A335BC">
        <w:rPr>
          <w:rFonts w:ascii="Arial" w:eastAsia="Arial" w:hAnsi="Arial" w:cs="Arial"/>
          <w:sz w:val="22"/>
          <w:szCs w:val="22"/>
        </w:rPr>
        <w:t>Sociedad</w:t>
      </w:r>
      <w:r w:rsidRPr="00A335BC">
        <w:rPr>
          <w:rFonts w:ascii="Arial" w:eastAsia="Arial" w:hAnsi="Arial" w:cs="Arial"/>
          <w:spacing w:val="28"/>
          <w:sz w:val="22"/>
          <w:szCs w:val="22"/>
        </w:rPr>
        <w:t xml:space="preserve"> </w:t>
      </w:r>
      <w:r w:rsidRPr="00A335BC">
        <w:rPr>
          <w:rFonts w:ascii="Arial" w:eastAsia="Arial" w:hAnsi="Arial" w:cs="Arial"/>
          <w:sz w:val="22"/>
          <w:szCs w:val="22"/>
        </w:rPr>
        <w:t>Nacional</w:t>
      </w:r>
      <w:r w:rsidRPr="00A335BC">
        <w:rPr>
          <w:rFonts w:ascii="Arial" w:eastAsia="Arial" w:hAnsi="Arial" w:cs="Arial"/>
          <w:spacing w:val="22"/>
          <w:sz w:val="22"/>
          <w:szCs w:val="22"/>
        </w:rPr>
        <w:t xml:space="preserve"> </w:t>
      </w:r>
      <w:r w:rsidRPr="00A335BC">
        <w:rPr>
          <w:rFonts w:ascii="Arial" w:eastAsia="Arial" w:hAnsi="Arial" w:cs="Arial"/>
          <w:sz w:val="22"/>
          <w:szCs w:val="22"/>
        </w:rPr>
        <w:t>de</w:t>
      </w:r>
      <w:r w:rsidRPr="00A335BC">
        <w:rPr>
          <w:rFonts w:ascii="Arial" w:eastAsia="Arial" w:hAnsi="Arial" w:cs="Arial"/>
          <w:spacing w:val="30"/>
          <w:sz w:val="22"/>
          <w:szCs w:val="22"/>
        </w:rPr>
        <w:t xml:space="preserve"> </w:t>
      </w:r>
      <w:r w:rsidRPr="00A335BC">
        <w:rPr>
          <w:rFonts w:ascii="Arial" w:eastAsia="Arial" w:hAnsi="Arial" w:cs="Arial"/>
          <w:sz w:val="22"/>
          <w:szCs w:val="22"/>
        </w:rPr>
        <w:t>Crédito</w:t>
      </w:r>
      <w:r w:rsidRPr="00A335BC">
        <w:rPr>
          <w:rFonts w:ascii="Arial" w:eastAsia="Arial" w:hAnsi="Arial" w:cs="Arial"/>
          <w:spacing w:val="41"/>
          <w:sz w:val="22"/>
          <w:szCs w:val="22"/>
        </w:rPr>
        <w:t xml:space="preserve"> </w:t>
      </w:r>
      <w:r w:rsidRPr="00A335BC">
        <w:rPr>
          <w:rFonts w:ascii="Arial" w:eastAsia="Arial" w:hAnsi="Arial" w:cs="Arial"/>
          <w:sz w:val="22"/>
          <w:szCs w:val="22"/>
        </w:rPr>
        <w:t>autorizada</w:t>
      </w:r>
      <w:r w:rsidRPr="00A335BC">
        <w:rPr>
          <w:rFonts w:ascii="Arial" w:eastAsia="Arial" w:hAnsi="Arial" w:cs="Arial"/>
          <w:spacing w:val="53"/>
          <w:sz w:val="22"/>
          <w:szCs w:val="22"/>
        </w:rPr>
        <w:t xml:space="preserve"> </w:t>
      </w:r>
      <w:r w:rsidRPr="00A335BC">
        <w:rPr>
          <w:rFonts w:ascii="Arial" w:eastAsia="Arial" w:hAnsi="Arial" w:cs="Arial"/>
          <w:sz w:val="22"/>
          <w:szCs w:val="22"/>
        </w:rPr>
        <w:t>para</w:t>
      </w:r>
      <w:r w:rsidRPr="00A335BC">
        <w:rPr>
          <w:rFonts w:ascii="Arial" w:eastAsia="Arial" w:hAnsi="Arial" w:cs="Arial"/>
          <w:spacing w:val="24"/>
          <w:sz w:val="22"/>
          <w:szCs w:val="22"/>
        </w:rPr>
        <w:t xml:space="preserve"> </w:t>
      </w:r>
      <w:r w:rsidRPr="00A335BC">
        <w:rPr>
          <w:rFonts w:ascii="Arial" w:eastAsia="Arial" w:hAnsi="Arial" w:cs="Arial"/>
          <w:sz w:val="22"/>
          <w:szCs w:val="22"/>
        </w:rPr>
        <w:t>realizar</w:t>
      </w:r>
      <w:r w:rsidRPr="00A335BC">
        <w:rPr>
          <w:rFonts w:ascii="Arial" w:eastAsia="Arial" w:hAnsi="Arial" w:cs="Arial"/>
          <w:spacing w:val="26"/>
          <w:sz w:val="22"/>
          <w:szCs w:val="22"/>
        </w:rPr>
        <w:t xml:space="preserve"> </w:t>
      </w:r>
      <w:r w:rsidRPr="00A335BC">
        <w:rPr>
          <w:rFonts w:ascii="Arial" w:eastAsia="Arial" w:hAnsi="Arial" w:cs="Arial"/>
          <w:sz w:val="22"/>
          <w:szCs w:val="22"/>
        </w:rPr>
        <w:t>operaciones</w:t>
      </w:r>
      <w:r w:rsidRPr="00A335BC">
        <w:rPr>
          <w:rFonts w:ascii="Arial" w:eastAsia="Arial" w:hAnsi="Arial" w:cs="Arial"/>
          <w:spacing w:val="48"/>
          <w:sz w:val="22"/>
          <w:szCs w:val="22"/>
        </w:rPr>
        <w:t xml:space="preserve"> </w:t>
      </w:r>
      <w:r w:rsidRPr="00A335BC">
        <w:rPr>
          <w:rFonts w:ascii="Arial" w:eastAsia="Arial" w:hAnsi="Arial" w:cs="Arial"/>
          <w:sz w:val="22"/>
          <w:szCs w:val="22"/>
        </w:rPr>
        <w:t>fiduciarias,</w:t>
      </w:r>
      <w:r w:rsidRPr="00A335BC">
        <w:rPr>
          <w:rFonts w:ascii="Arial" w:eastAsia="Arial" w:hAnsi="Arial" w:cs="Arial"/>
          <w:spacing w:val="41"/>
          <w:sz w:val="22"/>
          <w:szCs w:val="22"/>
        </w:rPr>
        <w:t xml:space="preserve"> </w:t>
      </w:r>
      <w:r w:rsidRPr="00A335BC">
        <w:rPr>
          <w:rFonts w:ascii="Arial" w:eastAsia="Arial" w:hAnsi="Arial" w:cs="Arial"/>
          <w:sz w:val="22"/>
          <w:szCs w:val="22"/>
        </w:rPr>
        <w:t>de</w:t>
      </w:r>
      <w:r w:rsidRPr="00A335BC">
        <w:rPr>
          <w:rFonts w:ascii="Arial" w:eastAsia="Arial" w:hAnsi="Arial" w:cs="Arial"/>
          <w:w w:val="103"/>
          <w:sz w:val="22"/>
          <w:szCs w:val="22"/>
        </w:rPr>
        <w:t xml:space="preserve"> </w:t>
      </w:r>
      <w:r w:rsidRPr="00A335BC">
        <w:rPr>
          <w:rFonts w:ascii="Arial" w:eastAsia="Arial" w:hAnsi="Arial" w:cs="Arial"/>
          <w:sz w:val="22"/>
          <w:szCs w:val="22"/>
        </w:rPr>
        <w:t>conformidad</w:t>
      </w:r>
      <w:r w:rsidRPr="00A335BC">
        <w:rPr>
          <w:rFonts w:ascii="Arial" w:eastAsia="Arial" w:hAnsi="Arial" w:cs="Arial"/>
          <w:spacing w:val="47"/>
          <w:sz w:val="22"/>
          <w:szCs w:val="22"/>
        </w:rPr>
        <w:t xml:space="preserve"> </w:t>
      </w:r>
      <w:r w:rsidRPr="00A335BC">
        <w:rPr>
          <w:rFonts w:ascii="Arial" w:eastAsia="Arial" w:hAnsi="Arial" w:cs="Arial"/>
          <w:sz w:val="22"/>
          <w:szCs w:val="22"/>
        </w:rPr>
        <w:t>con</w:t>
      </w:r>
      <w:r w:rsidRPr="00A335BC">
        <w:rPr>
          <w:rFonts w:ascii="Arial" w:eastAsia="Arial" w:hAnsi="Arial" w:cs="Arial"/>
          <w:spacing w:val="44"/>
          <w:sz w:val="22"/>
          <w:szCs w:val="22"/>
        </w:rPr>
        <w:t xml:space="preserve"> </w:t>
      </w:r>
      <w:r w:rsidRPr="00A335BC">
        <w:rPr>
          <w:rFonts w:ascii="Arial" w:eastAsia="Arial" w:hAnsi="Arial" w:cs="Arial"/>
          <w:sz w:val="22"/>
          <w:szCs w:val="22"/>
        </w:rPr>
        <w:t>la</w:t>
      </w:r>
      <w:r w:rsidRPr="00A335BC">
        <w:rPr>
          <w:rFonts w:ascii="Arial" w:eastAsia="Arial" w:hAnsi="Arial" w:cs="Arial"/>
          <w:spacing w:val="39"/>
          <w:sz w:val="22"/>
          <w:szCs w:val="22"/>
        </w:rPr>
        <w:t xml:space="preserve"> </w:t>
      </w:r>
      <w:r w:rsidRPr="00A335BC">
        <w:rPr>
          <w:rFonts w:ascii="Arial" w:eastAsia="Arial" w:hAnsi="Arial" w:cs="Arial"/>
          <w:sz w:val="22"/>
          <w:szCs w:val="22"/>
        </w:rPr>
        <w:t>Ley</w:t>
      </w:r>
      <w:r w:rsidRPr="00A335BC">
        <w:rPr>
          <w:rFonts w:ascii="Arial" w:eastAsia="Arial" w:hAnsi="Arial" w:cs="Arial"/>
          <w:spacing w:val="40"/>
          <w:sz w:val="22"/>
          <w:szCs w:val="22"/>
        </w:rPr>
        <w:t xml:space="preserve"> </w:t>
      </w:r>
      <w:r w:rsidRPr="00A335BC">
        <w:rPr>
          <w:rFonts w:ascii="Arial" w:eastAsia="Arial" w:hAnsi="Arial" w:cs="Arial"/>
          <w:sz w:val="22"/>
          <w:szCs w:val="22"/>
        </w:rPr>
        <w:t>Orgánica</w:t>
      </w:r>
      <w:r w:rsidRPr="00A335BC">
        <w:rPr>
          <w:rFonts w:ascii="Arial" w:eastAsia="Arial" w:hAnsi="Arial" w:cs="Arial"/>
          <w:spacing w:val="49"/>
          <w:sz w:val="22"/>
          <w:szCs w:val="22"/>
        </w:rPr>
        <w:t xml:space="preserve"> </w:t>
      </w:r>
      <w:r w:rsidRPr="00A335BC">
        <w:rPr>
          <w:rFonts w:ascii="Arial" w:eastAsia="Arial" w:hAnsi="Arial" w:cs="Arial"/>
          <w:sz w:val="22"/>
          <w:szCs w:val="22"/>
        </w:rPr>
        <w:t>del</w:t>
      </w:r>
      <w:r w:rsidRPr="00A335BC">
        <w:rPr>
          <w:rFonts w:ascii="Arial" w:eastAsia="Arial" w:hAnsi="Arial" w:cs="Arial"/>
          <w:spacing w:val="41"/>
          <w:sz w:val="22"/>
          <w:szCs w:val="22"/>
        </w:rPr>
        <w:t xml:space="preserve"> </w:t>
      </w:r>
      <w:r w:rsidRPr="00A335BC">
        <w:rPr>
          <w:rFonts w:ascii="Arial" w:eastAsia="Arial" w:hAnsi="Arial" w:cs="Arial"/>
          <w:sz w:val="22"/>
          <w:szCs w:val="22"/>
        </w:rPr>
        <w:t>Banco</w:t>
      </w:r>
      <w:r w:rsidRPr="00A335BC">
        <w:rPr>
          <w:rFonts w:ascii="Arial" w:eastAsia="Arial" w:hAnsi="Arial" w:cs="Arial"/>
          <w:spacing w:val="41"/>
          <w:sz w:val="22"/>
          <w:szCs w:val="22"/>
        </w:rPr>
        <w:t xml:space="preserve"> </w:t>
      </w:r>
      <w:r w:rsidRPr="00A335BC">
        <w:rPr>
          <w:rFonts w:ascii="Arial" w:eastAsia="Arial" w:hAnsi="Arial" w:cs="Arial"/>
          <w:sz w:val="22"/>
          <w:szCs w:val="22"/>
        </w:rPr>
        <w:t>Nacional</w:t>
      </w:r>
      <w:r w:rsidRPr="00A335BC">
        <w:rPr>
          <w:rFonts w:ascii="Arial" w:eastAsia="Arial" w:hAnsi="Arial" w:cs="Arial"/>
          <w:spacing w:val="33"/>
          <w:sz w:val="22"/>
          <w:szCs w:val="22"/>
        </w:rPr>
        <w:t xml:space="preserve"> </w:t>
      </w:r>
      <w:r w:rsidRPr="00A335BC">
        <w:rPr>
          <w:rFonts w:ascii="Arial" w:eastAsia="Arial" w:hAnsi="Arial" w:cs="Arial"/>
          <w:sz w:val="22"/>
          <w:szCs w:val="22"/>
        </w:rPr>
        <w:t>de</w:t>
      </w:r>
      <w:r w:rsidRPr="00A335BC">
        <w:rPr>
          <w:rFonts w:ascii="Arial" w:eastAsia="Arial" w:hAnsi="Arial" w:cs="Arial"/>
          <w:spacing w:val="32"/>
          <w:sz w:val="22"/>
          <w:szCs w:val="22"/>
        </w:rPr>
        <w:t xml:space="preserve"> </w:t>
      </w:r>
      <w:r w:rsidRPr="00A335BC">
        <w:rPr>
          <w:rFonts w:ascii="Arial" w:eastAsia="Arial" w:hAnsi="Arial" w:cs="Arial"/>
          <w:sz w:val="22"/>
          <w:szCs w:val="22"/>
        </w:rPr>
        <w:t>Obras</w:t>
      </w:r>
      <w:r w:rsidRPr="00A335BC">
        <w:rPr>
          <w:rFonts w:ascii="Arial" w:eastAsia="Arial" w:hAnsi="Arial" w:cs="Arial"/>
          <w:spacing w:val="42"/>
          <w:sz w:val="22"/>
          <w:szCs w:val="22"/>
        </w:rPr>
        <w:t xml:space="preserve"> </w:t>
      </w:r>
      <w:r w:rsidRPr="00A335BC">
        <w:rPr>
          <w:rFonts w:ascii="Arial" w:eastAsia="Arial" w:hAnsi="Arial" w:cs="Arial"/>
          <w:sz w:val="22"/>
          <w:szCs w:val="22"/>
        </w:rPr>
        <w:t>y</w:t>
      </w:r>
      <w:r w:rsidRPr="00A335BC">
        <w:rPr>
          <w:rFonts w:ascii="Arial" w:eastAsia="Arial" w:hAnsi="Arial" w:cs="Arial"/>
          <w:spacing w:val="49"/>
          <w:sz w:val="22"/>
          <w:szCs w:val="22"/>
        </w:rPr>
        <w:t xml:space="preserve"> </w:t>
      </w:r>
      <w:r w:rsidRPr="00A335BC">
        <w:rPr>
          <w:rFonts w:ascii="Arial" w:eastAsia="Arial" w:hAnsi="Arial" w:cs="Arial"/>
          <w:sz w:val="22"/>
          <w:szCs w:val="22"/>
        </w:rPr>
        <w:t>Servicios</w:t>
      </w:r>
      <w:r w:rsidRPr="00A335BC">
        <w:rPr>
          <w:rFonts w:ascii="Arial" w:eastAsia="Arial" w:hAnsi="Arial" w:cs="Arial"/>
          <w:spacing w:val="49"/>
          <w:sz w:val="22"/>
          <w:szCs w:val="22"/>
        </w:rPr>
        <w:t xml:space="preserve"> </w:t>
      </w:r>
      <w:r w:rsidRPr="00A335BC">
        <w:rPr>
          <w:rFonts w:ascii="Arial" w:eastAsia="Arial" w:hAnsi="Arial" w:cs="Arial"/>
          <w:sz w:val="22"/>
          <w:szCs w:val="22"/>
        </w:rPr>
        <w:t>Públicos,</w:t>
      </w:r>
      <w:r w:rsidRPr="00A335BC">
        <w:rPr>
          <w:rFonts w:ascii="Arial" w:eastAsia="Arial" w:hAnsi="Arial" w:cs="Arial"/>
          <w:spacing w:val="42"/>
          <w:sz w:val="22"/>
          <w:szCs w:val="22"/>
        </w:rPr>
        <w:t xml:space="preserve"> </w:t>
      </w:r>
      <w:r w:rsidRPr="00A335BC">
        <w:rPr>
          <w:rFonts w:ascii="Arial" w:eastAsia="Arial" w:hAnsi="Arial" w:cs="Arial"/>
          <w:sz w:val="22"/>
          <w:szCs w:val="22"/>
        </w:rPr>
        <w:t>el Reglamento</w:t>
      </w:r>
      <w:r w:rsidRPr="00A335BC">
        <w:rPr>
          <w:rFonts w:ascii="Arial" w:eastAsia="Arial" w:hAnsi="Arial" w:cs="Arial"/>
          <w:spacing w:val="48"/>
          <w:sz w:val="22"/>
          <w:szCs w:val="22"/>
        </w:rPr>
        <w:t xml:space="preserve"> </w:t>
      </w:r>
      <w:r w:rsidRPr="00A335BC">
        <w:rPr>
          <w:rFonts w:ascii="Arial" w:eastAsia="Arial" w:hAnsi="Arial" w:cs="Arial"/>
          <w:sz w:val="22"/>
          <w:szCs w:val="22"/>
        </w:rPr>
        <w:t>Orgánico</w:t>
      </w:r>
      <w:r w:rsidRPr="00A335BC">
        <w:rPr>
          <w:rFonts w:ascii="Arial" w:eastAsia="Arial" w:hAnsi="Arial" w:cs="Arial"/>
          <w:spacing w:val="35"/>
          <w:sz w:val="22"/>
          <w:szCs w:val="22"/>
        </w:rPr>
        <w:t xml:space="preserve"> </w:t>
      </w:r>
      <w:r w:rsidRPr="00A335BC">
        <w:rPr>
          <w:rFonts w:ascii="Arial" w:eastAsia="Arial" w:hAnsi="Arial" w:cs="Arial"/>
          <w:sz w:val="22"/>
          <w:szCs w:val="22"/>
        </w:rPr>
        <w:t>del</w:t>
      </w:r>
      <w:r w:rsidRPr="00A335BC">
        <w:rPr>
          <w:rFonts w:ascii="Arial" w:eastAsia="Arial" w:hAnsi="Arial" w:cs="Arial"/>
          <w:spacing w:val="35"/>
          <w:sz w:val="22"/>
          <w:szCs w:val="22"/>
        </w:rPr>
        <w:t xml:space="preserve"> </w:t>
      </w:r>
      <w:r w:rsidRPr="00A335BC">
        <w:rPr>
          <w:rFonts w:ascii="Arial" w:eastAsia="Arial" w:hAnsi="Arial" w:cs="Arial"/>
          <w:sz w:val="22"/>
          <w:szCs w:val="22"/>
        </w:rPr>
        <w:t>Banco</w:t>
      </w:r>
      <w:r w:rsidRPr="00A335BC">
        <w:rPr>
          <w:rFonts w:ascii="Arial" w:eastAsia="Arial" w:hAnsi="Arial" w:cs="Arial"/>
          <w:spacing w:val="41"/>
          <w:sz w:val="22"/>
          <w:szCs w:val="22"/>
        </w:rPr>
        <w:t xml:space="preserve"> </w:t>
      </w:r>
      <w:r w:rsidRPr="00A335BC">
        <w:rPr>
          <w:rFonts w:ascii="Arial" w:eastAsia="Arial" w:hAnsi="Arial" w:cs="Arial"/>
          <w:sz w:val="22"/>
          <w:szCs w:val="22"/>
        </w:rPr>
        <w:t>Nacional</w:t>
      </w:r>
      <w:r w:rsidRPr="00A335BC">
        <w:rPr>
          <w:rFonts w:ascii="Arial" w:eastAsia="Arial" w:hAnsi="Arial" w:cs="Arial"/>
          <w:spacing w:val="28"/>
          <w:sz w:val="22"/>
          <w:szCs w:val="22"/>
        </w:rPr>
        <w:t xml:space="preserve"> </w:t>
      </w:r>
      <w:r w:rsidRPr="00A335BC">
        <w:rPr>
          <w:rFonts w:ascii="Arial" w:eastAsia="Arial" w:hAnsi="Arial" w:cs="Arial"/>
          <w:sz w:val="22"/>
          <w:szCs w:val="22"/>
        </w:rPr>
        <w:t>de</w:t>
      </w:r>
      <w:r w:rsidRPr="00A335BC">
        <w:rPr>
          <w:rFonts w:ascii="Arial" w:eastAsia="Arial" w:hAnsi="Arial" w:cs="Arial"/>
          <w:spacing w:val="25"/>
          <w:sz w:val="22"/>
          <w:szCs w:val="22"/>
        </w:rPr>
        <w:t xml:space="preserve"> </w:t>
      </w:r>
      <w:r w:rsidRPr="00A335BC">
        <w:rPr>
          <w:rFonts w:ascii="Arial" w:eastAsia="Arial" w:hAnsi="Arial" w:cs="Arial"/>
          <w:sz w:val="22"/>
          <w:szCs w:val="22"/>
        </w:rPr>
        <w:t>Obras</w:t>
      </w:r>
      <w:r w:rsidRPr="00A335BC">
        <w:rPr>
          <w:rFonts w:ascii="Arial" w:eastAsia="Arial" w:hAnsi="Arial" w:cs="Arial"/>
          <w:spacing w:val="37"/>
          <w:sz w:val="22"/>
          <w:szCs w:val="22"/>
        </w:rPr>
        <w:t xml:space="preserve"> </w:t>
      </w:r>
      <w:r w:rsidRPr="00A335BC">
        <w:rPr>
          <w:rFonts w:ascii="Arial" w:eastAsia="Arial" w:hAnsi="Arial" w:cs="Arial"/>
          <w:sz w:val="22"/>
          <w:szCs w:val="22"/>
        </w:rPr>
        <w:t>y</w:t>
      </w:r>
      <w:r w:rsidRPr="00A335BC">
        <w:rPr>
          <w:rFonts w:ascii="Arial" w:eastAsia="Arial" w:hAnsi="Arial" w:cs="Arial"/>
          <w:spacing w:val="35"/>
          <w:sz w:val="22"/>
          <w:szCs w:val="22"/>
        </w:rPr>
        <w:t xml:space="preserve"> </w:t>
      </w:r>
      <w:r w:rsidRPr="00A335BC">
        <w:rPr>
          <w:rFonts w:ascii="Arial" w:eastAsia="Arial" w:hAnsi="Arial" w:cs="Arial"/>
          <w:sz w:val="22"/>
          <w:szCs w:val="22"/>
        </w:rPr>
        <w:t>Servicios</w:t>
      </w:r>
      <w:r w:rsidRPr="00A335BC">
        <w:rPr>
          <w:rFonts w:ascii="Arial" w:eastAsia="Arial" w:hAnsi="Arial" w:cs="Arial"/>
          <w:spacing w:val="46"/>
          <w:sz w:val="22"/>
          <w:szCs w:val="22"/>
        </w:rPr>
        <w:t xml:space="preserve"> </w:t>
      </w:r>
      <w:r w:rsidRPr="00A335BC">
        <w:rPr>
          <w:rFonts w:ascii="Arial" w:eastAsia="Arial" w:hAnsi="Arial" w:cs="Arial"/>
          <w:sz w:val="22"/>
          <w:szCs w:val="22"/>
        </w:rPr>
        <w:t>Públicos,</w:t>
      </w:r>
      <w:r w:rsidRPr="00A335BC">
        <w:rPr>
          <w:rFonts w:ascii="Arial" w:eastAsia="Arial" w:hAnsi="Arial" w:cs="Arial"/>
          <w:spacing w:val="42"/>
          <w:sz w:val="22"/>
          <w:szCs w:val="22"/>
        </w:rPr>
        <w:t xml:space="preserve"> </w:t>
      </w:r>
      <w:r w:rsidRPr="00A335BC">
        <w:rPr>
          <w:rFonts w:ascii="Arial" w:eastAsia="Arial" w:hAnsi="Arial" w:cs="Arial"/>
          <w:sz w:val="22"/>
          <w:szCs w:val="22"/>
        </w:rPr>
        <w:t>Sociedad</w:t>
      </w:r>
      <w:r w:rsidRPr="00A335BC">
        <w:rPr>
          <w:rFonts w:ascii="Arial" w:eastAsia="Arial" w:hAnsi="Arial" w:cs="Arial"/>
          <w:spacing w:val="48"/>
          <w:sz w:val="22"/>
          <w:szCs w:val="22"/>
        </w:rPr>
        <w:t xml:space="preserve"> </w:t>
      </w:r>
      <w:r w:rsidRPr="00A335BC">
        <w:rPr>
          <w:rFonts w:ascii="Arial" w:eastAsia="Arial" w:hAnsi="Arial" w:cs="Arial"/>
          <w:sz w:val="22"/>
          <w:szCs w:val="22"/>
        </w:rPr>
        <w:t>Nacional</w:t>
      </w:r>
      <w:r w:rsidRPr="00A335BC">
        <w:rPr>
          <w:rFonts w:ascii="Arial" w:eastAsia="Arial" w:hAnsi="Arial" w:cs="Arial"/>
          <w:spacing w:val="26"/>
          <w:sz w:val="22"/>
          <w:szCs w:val="22"/>
        </w:rPr>
        <w:t xml:space="preserve"> </w:t>
      </w:r>
      <w:r w:rsidRPr="00A335BC">
        <w:rPr>
          <w:rFonts w:ascii="Arial" w:eastAsia="Arial" w:hAnsi="Arial" w:cs="Arial"/>
          <w:sz w:val="22"/>
          <w:szCs w:val="22"/>
        </w:rPr>
        <w:t>de Crédito,</w:t>
      </w:r>
      <w:r w:rsidRPr="00A335BC">
        <w:rPr>
          <w:rFonts w:ascii="Arial" w:eastAsia="Arial" w:hAnsi="Arial" w:cs="Arial"/>
          <w:spacing w:val="34"/>
          <w:sz w:val="22"/>
          <w:szCs w:val="22"/>
        </w:rPr>
        <w:t xml:space="preserve"> </w:t>
      </w:r>
      <w:r w:rsidRPr="00A335BC">
        <w:rPr>
          <w:rFonts w:ascii="Arial" w:eastAsia="Arial" w:hAnsi="Arial" w:cs="Arial"/>
          <w:sz w:val="22"/>
          <w:szCs w:val="22"/>
        </w:rPr>
        <w:t>Institución</w:t>
      </w:r>
      <w:r w:rsidRPr="00A335BC">
        <w:rPr>
          <w:rFonts w:ascii="Arial" w:eastAsia="Arial" w:hAnsi="Arial" w:cs="Arial"/>
          <w:spacing w:val="24"/>
          <w:sz w:val="22"/>
          <w:szCs w:val="22"/>
        </w:rPr>
        <w:t xml:space="preserve"> </w:t>
      </w:r>
      <w:r w:rsidRPr="00A335BC">
        <w:rPr>
          <w:rFonts w:ascii="Arial" w:eastAsia="Arial" w:hAnsi="Arial" w:cs="Arial"/>
          <w:sz w:val="22"/>
          <w:szCs w:val="22"/>
        </w:rPr>
        <w:t>de</w:t>
      </w:r>
      <w:r w:rsidRPr="00A335BC">
        <w:rPr>
          <w:rFonts w:ascii="Arial" w:eastAsia="Arial" w:hAnsi="Arial" w:cs="Arial"/>
          <w:spacing w:val="27"/>
          <w:sz w:val="22"/>
          <w:szCs w:val="22"/>
        </w:rPr>
        <w:t xml:space="preserve"> </w:t>
      </w:r>
      <w:r w:rsidRPr="00A335BC">
        <w:rPr>
          <w:rFonts w:ascii="Arial" w:eastAsia="Arial" w:hAnsi="Arial" w:cs="Arial"/>
          <w:sz w:val="22"/>
          <w:szCs w:val="22"/>
        </w:rPr>
        <w:t>Banca</w:t>
      </w:r>
      <w:r w:rsidRPr="00A335BC">
        <w:rPr>
          <w:rFonts w:ascii="Arial" w:eastAsia="Arial" w:hAnsi="Arial" w:cs="Arial"/>
          <w:spacing w:val="17"/>
          <w:sz w:val="22"/>
          <w:szCs w:val="22"/>
        </w:rPr>
        <w:t xml:space="preserve"> </w:t>
      </w:r>
      <w:r w:rsidRPr="00A335BC">
        <w:rPr>
          <w:rFonts w:ascii="Arial" w:eastAsia="Arial" w:hAnsi="Arial" w:cs="Arial"/>
          <w:sz w:val="22"/>
          <w:szCs w:val="22"/>
        </w:rPr>
        <w:t>de</w:t>
      </w:r>
      <w:r w:rsidRPr="00A335BC">
        <w:rPr>
          <w:rFonts w:ascii="Arial" w:eastAsia="Arial" w:hAnsi="Arial" w:cs="Arial"/>
          <w:spacing w:val="25"/>
          <w:sz w:val="22"/>
          <w:szCs w:val="22"/>
        </w:rPr>
        <w:t xml:space="preserve"> </w:t>
      </w:r>
      <w:r w:rsidRPr="00A335BC">
        <w:rPr>
          <w:rFonts w:ascii="Arial" w:eastAsia="Arial" w:hAnsi="Arial" w:cs="Arial"/>
          <w:sz w:val="22"/>
          <w:szCs w:val="22"/>
        </w:rPr>
        <w:t>Desarrollo,</w:t>
      </w:r>
      <w:r w:rsidRPr="00A335BC">
        <w:rPr>
          <w:rFonts w:ascii="Arial" w:eastAsia="Arial" w:hAnsi="Arial" w:cs="Arial"/>
          <w:spacing w:val="35"/>
          <w:sz w:val="22"/>
          <w:szCs w:val="22"/>
        </w:rPr>
        <w:t xml:space="preserve"> </w:t>
      </w:r>
      <w:r w:rsidRPr="00A335BC">
        <w:rPr>
          <w:rFonts w:ascii="Arial" w:eastAsia="Arial" w:hAnsi="Arial" w:cs="Arial"/>
          <w:sz w:val="22"/>
          <w:szCs w:val="22"/>
        </w:rPr>
        <w:t>la</w:t>
      </w:r>
      <w:r w:rsidRPr="00A335BC">
        <w:rPr>
          <w:rFonts w:ascii="Arial" w:eastAsia="Arial" w:hAnsi="Arial" w:cs="Arial"/>
          <w:spacing w:val="25"/>
          <w:sz w:val="22"/>
          <w:szCs w:val="22"/>
        </w:rPr>
        <w:t xml:space="preserve"> </w:t>
      </w:r>
      <w:r w:rsidRPr="00A335BC">
        <w:rPr>
          <w:rFonts w:ascii="Arial" w:eastAsia="Arial" w:hAnsi="Arial" w:cs="Arial"/>
          <w:sz w:val="22"/>
          <w:szCs w:val="22"/>
        </w:rPr>
        <w:t>Ley</w:t>
      </w:r>
      <w:r w:rsidRPr="00A335BC">
        <w:rPr>
          <w:rFonts w:ascii="Arial" w:eastAsia="Arial" w:hAnsi="Arial" w:cs="Arial"/>
          <w:spacing w:val="9"/>
          <w:sz w:val="22"/>
          <w:szCs w:val="22"/>
        </w:rPr>
        <w:t xml:space="preserve"> </w:t>
      </w:r>
      <w:r w:rsidRPr="00A335BC">
        <w:rPr>
          <w:rFonts w:ascii="Arial" w:eastAsia="Arial" w:hAnsi="Arial" w:cs="Arial"/>
          <w:sz w:val="22"/>
          <w:szCs w:val="22"/>
        </w:rPr>
        <w:t>de</w:t>
      </w:r>
      <w:r w:rsidRPr="00A335BC">
        <w:rPr>
          <w:rFonts w:ascii="Arial" w:eastAsia="Arial" w:hAnsi="Arial" w:cs="Arial"/>
          <w:spacing w:val="24"/>
          <w:sz w:val="22"/>
          <w:szCs w:val="22"/>
        </w:rPr>
        <w:t xml:space="preserve"> </w:t>
      </w:r>
      <w:r w:rsidRPr="00A335BC">
        <w:rPr>
          <w:rFonts w:ascii="Arial" w:eastAsia="Arial" w:hAnsi="Arial" w:cs="Arial"/>
          <w:sz w:val="22"/>
          <w:szCs w:val="22"/>
        </w:rPr>
        <w:t>Instituciones</w:t>
      </w:r>
      <w:r w:rsidRPr="00A335BC">
        <w:rPr>
          <w:rFonts w:ascii="Arial" w:eastAsia="Arial" w:hAnsi="Arial" w:cs="Arial"/>
          <w:spacing w:val="31"/>
          <w:sz w:val="22"/>
          <w:szCs w:val="22"/>
        </w:rPr>
        <w:t xml:space="preserve"> </w:t>
      </w:r>
      <w:r w:rsidRPr="00A335BC">
        <w:rPr>
          <w:rFonts w:ascii="Arial" w:eastAsia="Arial" w:hAnsi="Arial" w:cs="Arial"/>
          <w:sz w:val="22"/>
          <w:szCs w:val="22"/>
        </w:rPr>
        <w:t>de</w:t>
      </w:r>
      <w:r w:rsidRPr="00A335BC">
        <w:rPr>
          <w:rFonts w:ascii="Arial" w:eastAsia="Arial" w:hAnsi="Arial" w:cs="Arial"/>
          <w:spacing w:val="27"/>
          <w:sz w:val="22"/>
          <w:szCs w:val="22"/>
        </w:rPr>
        <w:t xml:space="preserve"> </w:t>
      </w:r>
      <w:r w:rsidRPr="00A335BC">
        <w:rPr>
          <w:rFonts w:ascii="Arial" w:eastAsia="Arial" w:hAnsi="Arial" w:cs="Arial"/>
          <w:sz w:val="22"/>
          <w:szCs w:val="22"/>
        </w:rPr>
        <w:t>Crédito,</w:t>
      </w:r>
      <w:r w:rsidRPr="00A335BC">
        <w:rPr>
          <w:rFonts w:ascii="Arial" w:eastAsia="Arial" w:hAnsi="Arial" w:cs="Arial"/>
          <w:spacing w:val="35"/>
          <w:sz w:val="22"/>
          <w:szCs w:val="22"/>
        </w:rPr>
        <w:t xml:space="preserve"> </w:t>
      </w:r>
      <w:r w:rsidRPr="00A335BC">
        <w:rPr>
          <w:rFonts w:ascii="Arial" w:eastAsia="Arial" w:hAnsi="Arial" w:cs="Arial"/>
          <w:sz w:val="22"/>
          <w:szCs w:val="22"/>
        </w:rPr>
        <w:t>la</w:t>
      </w:r>
      <w:r w:rsidRPr="00A335BC">
        <w:rPr>
          <w:rFonts w:ascii="Arial" w:eastAsia="Arial" w:hAnsi="Arial" w:cs="Arial"/>
          <w:spacing w:val="15"/>
          <w:sz w:val="22"/>
          <w:szCs w:val="22"/>
        </w:rPr>
        <w:t xml:space="preserve"> </w:t>
      </w:r>
      <w:r w:rsidRPr="00A335BC">
        <w:rPr>
          <w:rFonts w:ascii="Arial" w:eastAsia="Arial" w:hAnsi="Arial" w:cs="Arial"/>
          <w:sz w:val="22"/>
          <w:szCs w:val="22"/>
        </w:rPr>
        <w:t>Ley</w:t>
      </w:r>
      <w:r w:rsidRPr="00A335BC">
        <w:rPr>
          <w:rFonts w:ascii="Arial" w:eastAsia="Arial" w:hAnsi="Arial" w:cs="Arial"/>
          <w:spacing w:val="25"/>
          <w:sz w:val="22"/>
          <w:szCs w:val="22"/>
        </w:rPr>
        <w:t xml:space="preserve"> </w:t>
      </w:r>
      <w:r w:rsidRPr="00A335BC">
        <w:rPr>
          <w:rFonts w:ascii="Arial" w:eastAsia="Arial" w:hAnsi="Arial" w:cs="Arial"/>
          <w:sz w:val="22"/>
          <w:szCs w:val="22"/>
        </w:rPr>
        <w:t>General</w:t>
      </w:r>
      <w:r w:rsidRPr="00A335BC">
        <w:rPr>
          <w:rFonts w:ascii="Arial" w:eastAsia="Arial" w:hAnsi="Arial" w:cs="Arial"/>
          <w:spacing w:val="29"/>
          <w:sz w:val="22"/>
          <w:szCs w:val="22"/>
        </w:rPr>
        <w:t xml:space="preserve"> </w:t>
      </w:r>
      <w:r w:rsidRPr="00A335BC">
        <w:rPr>
          <w:rFonts w:ascii="Arial" w:eastAsia="Arial" w:hAnsi="Arial" w:cs="Arial"/>
          <w:sz w:val="22"/>
          <w:szCs w:val="22"/>
        </w:rPr>
        <w:t>de Títulos</w:t>
      </w:r>
      <w:r w:rsidRPr="00A335BC">
        <w:rPr>
          <w:rFonts w:ascii="Arial" w:eastAsia="Arial" w:hAnsi="Arial" w:cs="Arial"/>
          <w:spacing w:val="32"/>
          <w:sz w:val="22"/>
          <w:szCs w:val="22"/>
        </w:rPr>
        <w:t xml:space="preserve"> </w:t>
      </w:r>
      <w:r w:rsidRPr="00A335BC">
        <w:rPr>
          <w:rFonts w:ascii="Arial" w:eastAsia="Arial" w:hAnsi="Arial" w:cs="Arial"/>
          <w:sz w:val="22"/>
          <w:szCs w:val="22"/>
        </w:rPr>
        <w:t>y</w:t>
      </w:r>
      <w:r w:rsidRPr="00A335BC">
        <w:rPr>
          <w:rFonts w:ascii="Arial" w:eastAsia="Arial" w:hAnsi="Arial" w:cs="Arial"/>
          <w:spacing w:val="31"/>
          <w:sz w:val="22"/>
          <w:szCs w:val="22"/>
        </w:rPr>
        <w:t xml:space="preserve"> </w:t>
      </w:r>
      <w:r w:rsidRPr="00A335BC">
        <w:rPr>
          <w:rFonts w:ascii="Arial" w:eastAsia="Arial" w:hAnsi="Arial" w:cs="Arial"/>
          <w:sz w:val="22"/>
          <w:szCs w:val="22"/>
        </w:rPr>
        <w:t>Operaciones</w:t>
      </w:r>
      <w:r w:rsidRPr="00A335BC">
        <w:rPr>
          <w:rFonts w:ascii="Arial" w:eastAsia="Arial" w:hAnsi="Arial" w:cs="Arial"/>
          <w:spacing w:val="26"/>
          <w:sz w:val="22"/>
          <w:szCs w:val="22"/>
        </w:rPr>
        <w:t xml:space="preserve"> </w:t>
      </w:r>
      <w:r w:rsidRPr="00A335BC">
        <w:rPr>
          <w:rFonts w:ascii="Arial" w:eastAsia="Arial" w:hAnsi="Arial" w:cs="Arial"/>
          <w:sz w:val="22"/>
          <w:szCs w:val="22"/>
        </w:rPr>
        <w:t>de</w:t>
      </w:r>
      <w:r w:rsidRPr="00A335BC">
        <w:rPr>
          <w:rFonts w:ascii="Arial" w:eastAsia="Arial" w:hAnsi="Arial" w:cs="Arial"/>
          <w:spacing w:val="23"/>
          <w:sz w:val="22"/>
          <w:szCs w:val="22"/>
        </w:rPr>
        <w:t xml:space="preserve"> </w:t>
      </w:r>
      <w:r w:rsidRPr="00A335BC">
        <w:rPr>
          <w:rFonts w:ascii="Arial" w:eastAsia="Arial" w:hAnsi="Arial" w:cs="Arial"/>
          <w:sz w:val="22"/>
          <w:szCs w:val="22"/>
        </w:rPr>
        <w:t>Crédito</w:t>
      </w:r>
      <w:r w:rsidRPr="00A335BC">
        <w:rPr>
          <w:rFonts w:ascii="Arial" w:eastAsia="Arial" w:hAnsi="Arial" w:cs="Arial"/>
          <w:spacing w:val="33"/>
          <w:sz w:val="22"/>
          <w:szCs w:val="22"/>
        </w:rPr>
        <w:t xml:space="preserve"> </w:t>
      </w:r>
      <w:r w:rsidRPr="00A335BC">
        <w:rPr>
          <w:rFonts w:ascii="Arial" w:eastAsia="Arial" w:hAnsi="Arial" w:cs="Arial"/>
          <w:sz w:val="22"/>
          <w:szCs w:val="22"/>
        </w:rPr>
        <w:t>y</w:t>
      </w:r>
      <w:r w:rsidRPr="00A335BC">
        <w:rPr>
          <w:rFonts w:ascii="Arial" w:eastAsia="Arial" w:hAnsi="Arial" w:cs="Arial"/>
          <w:spacing w:val="23"/>
          <w:sz w:val="22"/>
          <w:szCs w:val="22"/>
        </w:rPr>
        <w:t xml:space="preserve"> </w:t>
      </w:r>
      <w:r w:rsidRPr="00A335BC">
        <w:rPr>
          <w:rFonts w:ascii="Arial" w:eastAsia="Arial" w:hAnsi="Arial" w:cs="Arial"/>
          <w:sz w:val="22"/>
          <w:szCs w:val="22"/>
        </w:rPr>
        <w:t>demás</w:t>
      </w:r>
      <w:r w:rsidRPr="00A335BC">
        <w:rPr>
          <w:rFonts w:ascii="Arial" w:eastAsia="Arial" w:hAnsi="Arial" w:cs="Arial"/>
          <w:spacing w:val="23"/>
          <w:sz w:val="22"/>
          <w:szCs w:val="22"/>
        </w:rPr>
        <w:t xml:space="preserve"> </w:t>
      </w:r>
      <w:r w:rsidRPr="00A335BC">
        <w:rPr>
          <w:rFonts w:ascii="Arial" w:eastAsia="Arial" w:hAnsi="Arial" w:cs="Arial"/>
          <w:sz w:val="22"/>
          <w:szCs w:val="22"/>
        </w:rPr>
        <w:t>ordenamientos</w:t>
      </w:r>
      <w:r w:rsidRPr="00A335BC">
        <w:rPr>
          <w:rFonts w:ascii="Arial" w:eastAsia="Arial" w:hAnsi="Arial" w:cs="Arial"/>
          <w:spacing w:val="57"/>
          <w:sz w:val="22"/>
          <w:szCs w:val="22"/>
        </w:rPr>
        <w:t xml:space="preserve"> </w:t>
      </w:r>
      <w:r w:rsidRPr="00A335BC">
        <w:rPr>
          <w:rFonts w:ascii="Arial" w:eastAsia="Arial" w:hAnsi="Arial" w:cs="Arial"/>
          <w:sz w:val="22"/>
          <w:szCs w:val="22"/>
        </w:rPr>
        <w:t>legales</w:t>
      </w:r>
      <w:r w:rsidRPr="00A335BC">
        <w:rPr>
          <w:rFonts w:ascii="Arial" w:eastAsia="Arial" w:hAnsi="Arial" w:cs="Arial"/>
          <w:spacing w:val="21"/>
          <w:sz w:val="22"/>
          <w:szCs w:val="22"/>
        </w:rPr>
        <w:t xml:space="preserve"> </w:t>
      </w:r>
      <w:r w:rsidRPr="00A335BC">
        <w:rPr>
          <w:rFonts w:ascii="Arial" w:eastAsia="Arial" w:hAnsi="Arial" w:cs="Arial"/>
          <w:sz w:val="22"/>
          <w:szCs w:val="22"/>
        </w:rPr>
        <w:t>aplicables.</w:t>
      </w:r>
    </w:p>
    <w:p w14:paraId="7A6AF814" w14:textId="77777777" w:rsidR="008A78A7" w:rsidRPr="00A335BC" w:rsidRDefault="008A78A7" w:rsidP="00A335BC">
      <w:pPr>
        <w:tabs>
          <w:tab w:val="left" w:pos="993"/>
        </w:tabs>
        <w:ind w:right="-17" w:firstLine="49"/>
        <w:rPr>
          <w:rFonts w:ascii="Arial" w:hAnsi="Arial" w:cs="Arial"/>
          <w:sz w:val="22"/>
          <w:szCs w:val="22"/>
        </w:rPr>
      </w:pPr>
    </w:p>
    <w:p w14:paraId="74BC06C2" w14:textId="77777777" w:rsidR="008A78A7" w:rsidRPr="00A335BC" w:rsidRDefault="008A78A7" w:rsidP="00A335BC">
      <w:pPr>
        <w:pStyle w:val="Prrafodelista"/>
        <w:widowControl w:val="0"/>
        <w:numPr>
          <w:ilvl w:val="0"/>
          <w:numId w:val="5"/>
        </w:numPr>
        <w:tabs>
          <w:tab w:val="left" w:pos="958"/>
          <w:tab w:val="left" w:pos="993"/>
        </w:tabs>
        <w:ind w:right="-17"/>
        <w:jc w:val="both"/>
        <w:rPr>
          <w:rFonts w:ascii="Arial" w:eastAsia="Arial" w:hAnsi="Arial" w:cs="Arial"/>
          <w:sz w:val="22"/>
          <w:szCs w:val="22"/>
        </w:rPr>
      </w:pPr>
      <w:r w:rsidRPr="00A335BC">
        <w:rPr>
          <w:rFonts w:ascii="Arial" w:eastAsia="Arial" w:hAnsi="Arial" w:cs="Arial"/>
          <w:sz w:val="22"/>
          <w:szCs w:val="22"/>
        </w:rPr>
        <w:t>Requiere</w:t>
      </w:r>
      <w:r w:rsidRPr="00A335BC">
        <w:rPr>
          <w:rFonts w:ascii="Arial" w:eastAsia="Arial" w:hAnsi="Arial" w:cs="Arial"/>
          <w:spacing w:val="31"/>
          <w:sz w:val="22"/>
          <w:szCs w:val="22"/>
        </w:rPr>
        <w:t xml:space="preserve"> </w:t>
      </w:r>
      <w:r w:rsidRPr="00A335BC">
        <w:rPr>
          <w:rFonts w:ascii="Arial" w:eastAsia="Arial" w:hAnsi="Arial" w:cs="Arial"/>
          <w:sz w:val="22"/>
          <w:szCs w:val="22"/>
        </w:rPr>
        <w:t>llevar</w:t>
      </w:r>
      <w:r w:rsidRPr="00A335BC">
        <w:rPr>
          <w:rFonts w:ascii="Arial" w:eastAsia="Arial" w:hAnsi="Arial" w:cs="Arial"/>
          <w:spacing w:val="26"/>
          <w:sz w:val="22"/>
          <w:szCs w:val="22"/>
        </w:rPr>
        <w:t xml:space="preserve"> </w:t>
      </w:r>
      <w:r w:rsidRPr="00A335BC">
        <w:rPr>
          <w:rFonts w:ascii="Arial" w:eastAsia="Arial" w:hAnsi="Arial" w:cs="Arial"/>
          <w:sz w:val="22"/>
          <w:szCs w:val="22"/>
        </w:rPr>
        <w:t>a</w:t>
      </w:r>
      <w:r w:rsidRPr="00A335BC">
        <w:rPr>
          <w:rFonts w:ascii="Arial" w:eastAsia="Arial" w:hAnsi="Arial" w:cs="Arial"/>
          <w:spacing w:val="20"/>
          <w:sz w:val="22"/>
          <w:szCs w:val="22"/>
        </w:rPr>
        <w:t xml:space="preserve"> </w:t>
      </w:r>
      <w:r w:rsidRPr="00A335BC">
        <w:rPr>
          <w:rFonts w:ascii="Arial" w:eastAsia="Arial" w:hAnsi="Arial" w:cs="Arial"/>
          <w:sz w:val="22"/>
          <w:szCs w:val="22"/>
        </w:rPr>
        <w:t>cabo</w:t>
      </w:r>
      <w:r w:rsidRPr="00A335BC">
        <w:rPr>
          <w:rFonts w:ascii="Arial" w:eastAsia="Arial" w:hAnsi="Arial" w:cs="Arial"/>
          <w:spacing w:val="30"/>
          <w:sz w:val="22"/>
          <w:szCs w:val="22"/>
        </w:rPr>
        <w:t xml:space="preserve"> </w:t>
      </w:r>
      <w:r w:rsidRPr="00A335BC">
        <w:rPr>
          <w:rFonts w:ascii="Arial" w:eastAsia="Arial" w:hAnsi="Arial" w:cs="Arial"/>
          <w:sz w:val="22"/>
          <w:szCs w:val="22"/>
        </w:rPr>
        <w:t>la</w:t>
      </w:r>
      <w:r w:rsidRPr="00A335BC">
        <w:rPr>
          <w:rFonts w:ascii="Arial" w:eastAsia="Arial" w:hAnsi="Arial" w:cs="Arial"/>
          <w:spacing w:val="12"/>
          <w:sz w:val="22"/>
          <w:szCs w:val="22"/>
        </w:rPr>
        <w:t xml:space="preserve"> </w:t>
      </w:r>
      <w:r w:rsidRPr="00A335BC">
        <w:rPr>
          <w:rFonts w:ascii="Arial" w:eastAsia="Arial" w:hAnsi="Arial" w:cs="Arial"/>
          <w:sz w:val="22"/>
          <w:szCs w:val="22"/>
        </w:rPr>
        <w:t>contratación</w:t>
      </w:r>
      <w:r w:rsidRPr="00A335BC">
        <w:rPr>
          <w:rFonts w:ascii="Arial" w:eastAsia="Arial" w:hAnsi="Arial" w:cs="Arial"/>
          <w:spacing w:val="29"/>
          <w:sz w:val="22"/>
          <w:szCs w:val="22"/>
        </w:rPr>
        <w:t xml:space="preserve"> </w:t>
      </w:r>
      <w:r w:rsidRPr="00A335BC">
        <w:rPr>
          <w:rFonts w:ascii="Arial" w:eastAsia="Arial" w:hAnsi="Arial" w:cs="Arial"/>
          <w:sz w:val="22"/>
          <w:szCs w:val="22"/>
        </w:rPr>
        <w:t>de</w:t>
      </w:r>
      <w:r w:rsidRPr="00A335BC">
        <w:rPr>
          <w:rFonts w:ascii="Arial" w:eastAsia="Arial" w:hAnsi="Arial" w:cs="Arial"/>
          <w:spacing w:val="33"/>
          <w:sz w:val="22"/>
          <w:szCs w:val="22"/>
        </w:rPr>
        <w:t xml:space="preserve"> </w:t>
      </w:r>
      <w:r w:rsidRPr="00A335BC">
        <w:rPr>
          <w:rFonts w:ascii="Arial" w:eastAsia="Arial" w:hAnsi="Arial" w:cs="Arial"/>
          <w:sz w:val="22"/>
          <w:szCs w:val="22"/>
        </w:rPr>
        <w:t>los</w:t>
      </w:r>
      <w:r w:rsidRPr="00A335BC">
        <w:rPr>
          <w:rFonts w:ascii="Arial" w:eastAsia="Arial" w:hAnsi="Arial" w:cs="Arial"/>
          <w:spacing w:val="18"/>
          <w:sz w:val="22"/>
          <w:szCs w:val="22"/>
        </w:rPr>
        <w:t xml:space="preserve"> </w:t>
      </w:r>
      <w:r w:rsidR="00717437" w:rsidRPr="00A335BC">
        <w:rPr>
          <w:rFonts w:ascii="Arial" w:eastAsia="Arial" w:hAnsi="Arial" w:cs="Arial"/>
          <w:sz w:val="22"/>
          <w:szCs w:val="22"/>
        </w:rPr>
        <w:t xml:space="preserve">servicios relacionados en la Cláusula </w:t>
      </w:r>
      <w:r w:rsidR="00C6210D" w:rsidRPr="00A335BC">
        <w:rPr>
          <w:rFonts w:ascii="Arial" w:eastAsia="Arial" w:hAnsi="Arial" w:cs="Arial"/>
          <w:sz w:val="22"/>
          <w:szCs w:val="22"/>
        </w:rPr>
        <w:t>Segunda</w:t>
      </w:r>
      <w:r w:rsidR="00717437" w:rsidRPr="00A335BC">
        <w:rPr>
          <w:rFonts w:ascii="Arial" w:eastAsia="Arial" w:hAnsi="Arial" w:cs="Arial"/>
          <w:sz w:val="22"/>
          <w:szCs w:val="22"/>
        </w:rPr>
        <w:t xml:space="preserve"> del presente Contrato</w:t>
      </w:r>
      <w:r w:rsidRPr="00A335BC">
        <w:rPr>
          <w:rFonts w:ascii="Arial" w:eastAsia="Arial" w:hAnsi="Arial" w:cs="Arial"/>
          <w:sz w:val="22"/>
          <w:szCs w:val="22"/>
        </w:rPr>
        <w:t>.</w:t>
      </w:r>
    </w:p>
    <w:p w14:paraId="6C5C251A" w14:textId="77777777" w:rsidR="008A78A7" w:rsidRPr="00A335BC" w:rsidRDefault="008A78A7" w:rsidP="00A335BC">
      <w:pPr>
        <w:tabs>
          <w:tab w:val="left" w:pos="993"/>
        </w:tabs>
        <w:ind w:right="-17" w:firstLine="49"/>
        <w:rPr>
          <w:rFonts w:ascii="Arial" w:hAnsi="Arial" w:cs="Arial"/>
          <w:sz w:val="22"/>
          <w:szCs w:val="22"/>
        </w:rPr>
      </w:pPr>
    </w:p>
    <w:p w14:paraId="2608548D" w14:textId="77777777" w:rsidR="008A78A7" w:rsidRPr="00A335BC" w:rsidRDefault="008A78A7" w:rsidP="00A335BC">
      <w:pPr>
        <w:pStyle w:val="Prrafodelista"/>
        <w:widowControl w:val="0"/>
        <w:numPr>
          <w:ilvl w:val="0"/>
          <w:numId w:val="5"/>
        </w:numPr>
        <w:tabs>
          <w:tab w:val="left" w:pos="951"/>
          <w:tab w:val="left" w:pos="993"/>
        </w:tabs>
        <w:ind w:right="-17"/>
        <w:jc w:val="both"/>
        <w:rPr>
          <w:rFonts w:ascii="Arial" w:eastAsia="Arial" w:hAnsi="Arial" w:cs="Arial"/>
          <w:sz w:val="22"/>
          <w:szCs w:val="22"/>
        </w:rPr>
      </w:pPr>
      <w:r w:rsidRPr="00A335BC">
        <w:rPr>
          <w:rFonts w:ascii="Arial" w:eastAsia="Arial" w:hAnsi="Arial" w:cs="Arial"/>
          <w:sz w:val="22"/>
          <w:szCs w:val="22"/>
        </w:rPr>
        <w:t>El</w:t>
      </w:r>
      <w:r w:rsidRPr="00A335BC">
        <w:rPr>
          <w:rFonts w:ascii="Arial" w:eastAsia="Arial" w:hAnsi="Arial" w:cs="Arial"/>
          <w:spacing w:val="31"/>
          <w:sz w:val="22"/>
          <w:szCs w:val="22"/>
        </w:rPr>
        <w:t xml:space="preserve"> </w:t>
      </w:r>
      <w:r w:rsidRPr="00A335BC">
        <w:rPr>
          <w:rFonts w:ascii="Arial" w:eastAsia="Arial" w:hAnsi="Arial" w:cs="Arial"/>
          <w:sz w:val="22"/>
          <w:szCs w:val="22"/>
        </w:rPr>
        <w:t>presente</w:t>
      </w:r>
      <w:r w:rsidRPr="00A335BC">
        <w:rPr>
          <w:rFonts w:ascii="Arial" w:eastAsia="Arial" w:hAnsi="Arial" w:cs="Arial"/>
          <w:spacing w:val="44"/>
          <w:sz w:val="22"/>
          <w:szCs w:val="22"/>
        </w:rPr>
        <w:t xml:space="preserve"> </w:t>
      </w:r>
      <w:r w:rsidRPr="00A335BC">
        <w:rPr>
          <w:rFonts w:ascii="Arial" w:eastAsia="Arial" w:hAnsi="Arial" w:cs="Arial"/>
          <w:sz w:val="22"/>
          <w:szCs w:val="22"/>
        </w:rPr>
        <w:t>Contrato</w:t>
      </w:r>
      <w:r w:rsidRPr="00A335BC">
        <w:rPr>
          <w:rFonts w:ascii="Arial" w:eastAsia="Arial" w:hAnsi="Arial" w:cs="Arial"/>
          <w:spacing w:val="43"/>
          <w:sz w:val="22"/>
          <w:szCs w:val="22"/>
        </w:rPr>
        <w:t xml:space="preserve"> </w:t>
      </w:r>
      <w:r w:rsidRPr="00A335BC">
        <w:rPr>
          <w:rFonts w:ascii="Arial" w:eastAsia="Arial" w:hAnsi="Arial" w:cs="Arial"/>
          <w:sz w:val="22"/>
          <w:szCs w:val="22"/>
        </w:rPr>
        <w:t>se</w:t>
      </w:r>
      <w:r w:rsidRPr="00A335BC">
        <w:rPr>
          <w:rFonts w:ascii="Arial" w:eastAsia="Arial" w:hAnsi="Arial" w:cs="Arial"/>
          <w:spacing w:val="35"/>
          <w:sz w:val="22"/>
          <w:szCs w:val="22"/>
        </w:rPr>
        <w:t xml:space="preserve"> </w:t>
      </w:r>
      <w:r w:rsidRPr="00A335BC">
        <w:rPr>
          <w:rFonts w:ascii="Arial" w:eastAsia="Arial" w:hAnsi="Arial" w:cs="Arial"/>
          <w:sz w:val="22"/>
          <w:szCs w:val="22"/>
        </w:rPr>
        <w:t>adjudicó</w:t>
      </w:r>
      <w:r w:rsidRPr="00A335BC">
        <w:rPr>
          <w:rFonts w:ascii="Arial" w:eastAsia="Arial" w:hAnsi="Arial" w:cs="Arial"/>
          <w:spacing w:val="45"/>
          <w:sz w:val="22"/>
          <w:szCs w:val="22"/>
        </w:rPr>
        <w:t xml:space="preserve"> </w:t>
      </w:r>
      <w:r w:rsidRPr="00A335BC">
        <w:rPr>
          <w:rFonts w:ascii="Arial" w:eastAsia="Arial" w:hAnsi="Arial" w:cs="Arial"/>
          <w:sz w:val="22"/>
          <w:szCs w:val="22"/>
        </w:rPr>
        <w:t>a</w:t>
      </w:r>
      <w:r w:rsidRPr="00A335BC">
        <w:rPr>
          <w:rFonts w:ascii="Arial" w:eastAsia="Arial" w:hAnsi="Arial" w:cs="Arial"/>
          <w:spacing w:val="31"/>
          <w:sz w:val="22"/>
          <w:szCs w:val="22"/>
        </w:rPr>
        <w:t xml:space="preserve"> </w:t>
      </w:r>
      <w:r w:rsidRPr="00A335BC">
        <w:rPr>
          <w:rFonts w:ascii="Arial" w:eastAsia="Arial" w:hAnsi="Arial" w:cs="Arial"/>
          <w:sz w:val="22"/>
          <w:szCs w:val="22"/>
        </w:rPr>
        <w:t>la</w:t>
      </w:r>
      <w:r w:rsidRPr="00A335BC">
        <w:rPr>
          <w:rFonts w:ascii="Arial" w:eastAsia="Arial" w:hAnsi="Arial" w:cs="Arial"/>
          <w:spacing w:val="31"/>
          <w:sz w:val="22"/>
          <w:szCs w:val="22"/>
        </w:rPr>
        <w:t xml:space="preserve"> </w:t>
      </w:r>
      <w:r w:rsidRPr="00A335BC">
        <w:rPr>
          <w:rFonts w:ascii="Arial" w:eastAsia="Arial" w:hAnsi="Arial" w:cs="Arial"/>
          <w:sz w:val="22"/>
          <w:szCs w:val="22"/>
        </w:rPr>
        <w:t>propuesta</w:t>
      </w:r>
      <w:r w:rsidRPr="00A335BC">
        <w:rPr>
          <w:rFonts w:ascii="Arial" w:eastAsia="Arial" w:hAnsi="Arial" w:cs="Arial"/>
          <w:spacing w:val="49"/>
          <w:sz w:val="22"/>
          <w:szCs w:val="22"/>
        </w:rPr>
        <w:t xml:space="preserve"> </w:t>
      </w:r>
      <w:r w:rsidRPr="00A335BC">
        <w:rPr>
          <w:rFonts w:ascii="Arial" w:eastAsia="Arial" w:hAnsi="Arial" w:cs="Arial"/>
          <w:sz w:val="22"/>
          <w:szCs w:val="22"/>
        </w:rPr>
        <w:t>presentada</w:t>
      </w:r>
      <w:r w:rsidRPr="00A335BC">
        <w:rPr>
          <w:rFonts w:ascii="Arial" w:eastAsia="Arial" w:hAnsi="Arial" w:cs="Arial"/>
          <w:spacing w:val="49"/>
          <w:sz w:val="22"/>
          <w:szCs w:val="22"/>
        </w:rPr>
        <w:t xml:space="preserve"> </w:t>
      </w:r>
      <w:r w:rsidRPr="00A335BC">
        <w:rPr>
          <w:rFonts w:ascii="Arial" w:eastAsia="Arial" w:hAnsi="Arial" w:cs="Arial"/>
          <w:sz w:val="22"/>
          <w:szCs w:val="22"/>
        </w:rPr>
        <w:t>por</w:t>
      </w:r>
      <w:r w:rsidRPr="00A335BC">
        <w:rPr>
          <w:rFonts w:ascii="Arial" w:eastAsia="Arial" w:hAnsi="Arial" w:cs="Arial"/>
          <w:spacing w:val="27"/>
          <w:sz w:val="22"/>
          <w:szCs w:val="22"/>
        </w:rPr>
        <w:t xml:space="preserve"> </w:t>
      </w:r>
      <w:r w:rsidRPr="00A335BC">
        <w:rPr>
          <w:rFonts w:ascii="Arial" w:eastAsia="Arial" w:hAnsi="Arial" w:cs="Arial"/>
          <w:sz w:val="22"/>
          <w:szCs w:val="22"/>
        </w:rPr>
        <w:t>el</w:t>
      </w:r>
      <w:r w:rsidRPr="00A335BC">
        <w:rPr>
          <w:rFonts w:ascii="Arial" w:eastAsia="Arial" w:hAnsi="Arial" w:cs="Arial"/>
          <w:spacing w:val="32"/>
          <w:sz w:val="22"/>
          <w:szCs w:val="22"/>
        </w:rPr>
        <w:t xml:space="preserve"> </w:t>
      </w:r>
      <w:r w:rsidRPr="00A335BC">
        <w:rPr>
          <w:rFonts w:ascii="Arial" w:eastAsia="Arial" w:hAnsi="Arial" w:cs="Arial"/>
          <w:sz w:val="22"/>
          <w:szCs w:val="22"/>
        </w:rPr>
        <w:t>SUPERVISOR</w:t>
      </w:r>
      <w:r w:rsidR="00391381" w:rsidRPr="00A335BC">
        <w:rPr>
          <w:rFonts w:ascii="Arial" w:eastAsia="Arial" w:hAnsi="Arial" w:cs="Arial"/>
          <w:sz w:val="22"/>
          <w:szCs w:val="22"/>
        </w:rPr>
        <w:t xml:space="preserve"> DE OBRA</w:t>
      </w:r>
      <w:r w:rsidRPr="00A335BC">
        <w:rPr>
          <w:rFonts w:ascii="Arial" w:eastAsia="Arial" w:hAnsi="Arial" w:cs="Arial"/>
          <w:sz w:val="22"/>
          <w:szCs w:val="22"/>
        </w:rPr>
        <w:t>,</w:t>
      </w:r>
      <w:r w:rsidRPr="00A335BC">
        <w:rPr>
          <w:rFonts w:ascii="Arial" w:eastAsia="Arial" w:hAnsi="Arial" w:cs="Arial"/>
          <w:spacing w:val="57"/>
          <w:sz w:val="22"/>
          <w:szCs w:val="22"/>
        </w:rPr>
        <w:t xml:space="preserve"> </w:t>
      </w:r>
      <w:r w:rsidRPr="00A335BC">
        <w:rPr>
          <w:rFonts w:ascii="Arial" w:eastAsia="Arial" w:hAnsi="Arial" w:cs="Arial"/>
          <w:sz w:val="22"/>
          <w:szCs w:val="22"/>
        </w:rPr>
        <w:t>para</w:t>
      </w:r>
      <w:r w:rsidRPr="00A335BC">
        <w:rPr>
          <w:rFonts w:ascii="Arial" w:eastAsia="Arial" w:hAnsi="Arial" w:cs="Arial"/>
          <w:spacing w:val="36"/>
          <w:sz w:val="22"/>
          <w:szCs w:val="22"/>
        </w:rPr>
        <w:t xml:space="preserve"> </w:t>
      </w:r>
      <w:r w:rsidRPr="00A335BC">
        <w:rPr>
          <w:rFonts w:ascii="Arial" w:eastAsia="Arial" w:hAnsi="Arial" w:cs="Arial"/>
          <w:sz w:val="22"/>
          <w:szCs w:val="22"/>
        </w:rPr>
        <w:t>llevar</w:t>
      </w:r>
      <w:r w:rsidRPr="00A335BC">
        <w:rPr>
          <w:rFonts w:ascii="Arial" w:eastAsia="Arial" w:hAnsi="Arial" w:cs="Arial"/>
          <w:spacing w:val="36"/>
          <w:sz w:val="22"/>
          <w:szCs w:val="22"/>
        </w:rPr>
        <w:t xml:space="preserve"> </w:t>
      </w:r>
      <w:r w:rsidRPr="00A335BC">
        <w:rPr>
          <w:rFonts w:ascii="Arial" w:eastAsia="Arial" w:hAnsi="Arial" w:cs="Arial"/>
          <w:sz w:val="22"/>
          <w:szCs w:val="22"/>
        </w:rPr>
        <w:t>a</w:t>
      </w:r>
      <w:r w:rsidRPr="00A335BC">
        <w:rPr>
          <w:rFonts w:ascii="Arial" w:eastAsia="Arial" w:hAnsi="Arial" w:cs="Arial"/>
          <w:w w:val="98"/>
          <w:sz w:val="22"/>
          <w:szCs w:val="22"/>
        </w:rPr>
        <w:t xml:space="preserve"> </w:t>
      </w:r>
      <w:r w:rsidR="00B61C72" w:rsidRPr="00A335BC">
        <w:rPr>
          <w:rFonts w:ascii="Arial" w:eastAsia="Arial" w:hAnsi="Arial" w:cs="Arial"/>
          <w:sz w:val="22"/>
          <w:szCs w:val="22"/>
        </w:rPr>
        <w:t xml:space="preserve">cabo </w:t>
      </w:r>
      <w:r w:rsidRPr="00A335BC">
        <w:rPr>
          <w:rFonts w:ascii="Arial" w:eastAsia="Arial" w:hAnsi="Arial" w:cs="Arial"/>
          <w:sz w:val="22"/>
          <w:szCs w:val="22"/>
        </w:rPr>
        <w:t>los</w:t>
      </w:r>
      <w:r w:rsidRPr="00A335BC">
        <w:rPr>
          <w:rFonts w:ascii="Arial" w:eastAsia="Arial" w:hAnsi="Arial" w:cs="Arial"/>
          <w:spacing w:val="23"/>
          <w:sz w:val="22"/>
          <w:szCs w:val="22"/>
        </w:rPr>
        <w:t xml:space="preserve"> </w:t>
      </w:r>
      <w:r w:rsidRPr="00A335BC">
        <w:rPr>
          <w:rFonts w:ascii="Arial" w:eastAsia="Arial" w:hAnsi="Arial" w:cs="Arial"/>
          <w:sz w:val="22"/>
          <w:szCs w:val="22"/>
        </w:rPr>
        <w:t>servicios</w:t>
      </w:r>
      <w:r w:rsidRPr="00A335BC">
        <w:rPr>
          <w:rFonts w:ascii="Arial" w:eastAsia="Arial" w:hAnsi="Arial" w:cs="Arial"/>
          <w:spacing w:val="29"/>
          <w:sz w:val="22"/>
          <w:szCs w:val="22"/>
        </w:rPr>
        <w:t xml:space="preserve"> </w:t>
      </w:r>
      <w:r w:rsidRPr="00A335BC">
        <w:rPr>
          <w:rFonts w:ascii="Arial" w:eastAsia="Arial" w:hAnsi="Arial" w:cs="Arial"/>
          <w:sz w:val="22"/>
          <w:szCs w:val="22"/>
        </w:rPr>
        <w:t>que</w:t>
      </w:r>
      <w:r w:rsidRPr="00A335BC">
        <w:rPr>
          <w:rFonts w:ascii="Arial" w:eastAsia="Arial" w:hAnsi="Arial" w:cs="Arial"/>
          <w:spacing w:val="30"/>
          <w:sz w:val="22"/>
          <w:szCs w:val="22"/>
        </w:rPr>
        <w:t xml:space="preserve"> </w:t>
      </w:r>
      <w:r w:rsidRPr="00A335BC">
        <w:rPr>
          <w:rFonts w:ascii="Arial" w:eastAsia="Arial" w:hAnsi="Arial" w:cs="Arial"/>
          <w:sz w:val="22"/>
          <w:szCs w:val="22"/>
        </w:rPr>
        <w:t>se</w:t>
      </w:r>
      <w:r w:rsidRPr="00A335BC">
        <w:rPr>
          <w:rFonts w:ascii="Arial" w:eastAsia="Arial" w:hAnsi="Arial" w:cs="Arial"/>
          <w:spacing w:val="27"/>
          <w:sz w:val="22"/>
          <w:szCs w:val="22"/>
        </w:rPr>
        <w:t xml:space="preserve"> </w:t>
      </w:r>
      <w:r w:rsidRPr="00A335BC">
        <w:rPr>
          <w:rFonts w:ascii="Arial" w:eastAsia="Arial" w:hAnsi="Arial" w:cs="Arial"/>
          <w:sz w:val="22"/>
          <w:szCs w:val="22"/>
        </w:rPr>
        <w:t>mencionan</w:t>
      </w:r>
      <w:r w:rsidRPr="00A335BC">
        <w:rPr>
          <w:rFonts w:ascii="Arial" w:eastAsia="Arial" w:hAnsi="Arial" w:cs="Arial"/>
          <w:spacing w:val="36"/>
          <w:sz w:val="22"/>
          <w:szCs w:val="22"/>
        </w:rPr>
        <w:t xml:space="preserve"> </w:t>
      </w:r>
      <w:r w:rsidRPr="00A335BC">
        <w:rPr>
          <w:rFonts w:ascii="Arial" w:eastAsia="Arial" w:hAnsi="Arial" w:cs="Arial"/>
          <w:sz w:val="22"/>
          <w:szCs w:val="22"/>
        </w:rPr>
        <w:t>en</w:t>
      </w:r>
      <w:r w:rsidRPr="00A335BC">
        <w:rPr>
          <w:rFonts w:ascii="Arial" w:eastAsia="Arial" w:hAnsi="Arial" w:cs="Arial"/>
          <w:spacing w:val="28"/>
          <w:sz w:val="22"/>
          <w:szCs w:val="22"/>
        </w:rPr>
        <w:t xml:space="preserve"> </w:t>
      </w:r>
      <w:r w:rsidRPr="00A335BC">
        <w:rPr>
          <w:rFonts w:ascii="Arial" w:eastAsia="Arial" w:hAnsi="Arial" w:cs="Arial"/>
          <w:sz w:val="22"/>
          <w:szCs w:val="22"/>
        </w:rPr>
        <w:t>la</w:t>
      </w:r>
      <w:r w:rsidRPr="00A335BC">
        <w:rPr>
          <w:rFonts w:ascii="Arial" w:eastAsia="Arial" w:hAnsi="Arial" w:cs="Arial"/>
          <w:spacing w:val="17"/>
          <w:sz w:val="22"/>
          <w:szCs w:val="22"/>
        </w:rPr>
        <w:t xml:space="preserve"> </w:t>
      </w:r>
      <w:r w:rsidRPr="00A335BC">
        <w:rPr>
          <w:rFonts w:ascii="Arial" w:eastAsia="Arial" w:hAnsi="Arial" w:cs="Arial"/>
          <w:sz w:val="22"/>
          <w:szCs w:val="22"/>
        </w:rPr>
        <w:t>Cláusula</w:t>
      </w:r>
      <w:r w:rsidRPr="00A335BC">
        <w:rPr>
          <w:rFonts w:ascii="Arial" w:eastAsia="Arial" w:hAnsi="Arial" w:cs="Arial"/>
          <w:spacing w:val="39"/>
          <w:sz w:val="22"/>
          <w:szCs w:val="22"/>
        </w:rPr>
        <w:t xml:space="preserve"> </w:t>
      </w:r>
      <w:r w:rsidRPr="00A335BC">
        <w:rPr>
          <w:rFonts w:ascii="Arial" w:eastAsia="Arial" w:hAnsi="Arial" w:cs="Arial"/>
          <w:sz w:val="22"/>
          <w:szCs w:val="22"/>
        </w:rPr>
        <w:t>Segunda</w:t>
      </w:r>
      <w:r w:rsidRPr="00A335BC">
        <w:rPr>
          <w:rFonts w:ascii="Arial" w:eastAsia="Arial" w:hAnsi="Arial" w:cs="Arial"/>
          <w:spacing w:val="34"/>
          <w:sz w:val="22"/>
          <w:szCs w:val="22"/>
        </w:rPr>
        <w:t xml:space="preserve"> </w:t>
      </w:r>
      <w:r w:rsidRPr="00A335BC">
        <w:rPr>
          <w:rFonts w:ascii="Arial" w:eastAsia="Arial" w:hAnsi="Arial" w:cs="Arial"/>
          <w:sz w:val="22"/>
          <w:szCs w:val="22"/>
        </w:rPr>
        <w:t>del</w:t>
      </w:r>
      <w:r w:rsidRPr="00A335BC">
        <w:rPr>
          <w:rFonts w:ascii="Arial" w:eastAsia="Arial" w:hAnsi="Arial" w:cs="Arial"/>
          <w:spacing w:val="29"/>
          <w:sz w:val="22"/>
          <w:szCs w:val="22"/>
        </w:rPr>
        <w:t xml:space="preserve"> </w:t>
      </w:r>
      <w:r w:rsidRPr="00A335BC">
        <w:rPr>
          <w:rFonts w:ascii="Arial" w:eastAsia="Arial" w:hAnsi="Arial" w:cs="Arial"/>
          <w:sz w:val="22"/>
          <w:szCs w:val="22"/>
        </w:rPr>
        <w:t>presente</w:t>
      </w:r>
      <w:r w:rsidRPr="00A335BC">
        <w:rPr>
          <w:rFonts w:ascii="Arial" w:eastAsia="Arial" w:hAnsi="Arial" w:cs="Arial"/>
          <w:spacing w:val="28"/>
          <w:sz w:val="22"/>
          <w:szCs w:val="22"/>
        </w:rPr>
        <w:t xml:space="preserve"> </w:t>
      </w:r>
      <w:r w:rsidRPr="00A335BC">
        <w:rPr>
          <w:rFonts w:ascii="Arial" w:eastAsia="Arial" w:hAnsi="Arial" w:cs="Arial"/>
          <w:sz w:val="22"/>
          <w:szCs w:val="22"/>
        </w:rPr>
        <w:t>Contrato</w:t>
      </w:r>
      <w:r w:rsidR="00391381" w:rsidRPr="00A335BC">
        <w:rPr>
          <w:rFonts w:ascii="Arial" w:eastAsia="Arial" w:hAnsi="Arial" w:cs="Arial"/>
          <w:sz w:val="22"/>
          <w:szCs w:val="22"/>
        </w:rPr>
        <w:t>.</w:t>
      </w:r>
    </w:p>
    <w:p w14:paraId="28A073AD" w14:textId="77777777" w:rsidR="008A78A7" w:rsidRPr="00A335BC" w:rsidRDefault="008A78A7" w:rsidP="00A335BC">
      <w:pPr>
        <w:widowControl w:val="0"/>
        <w:tabs>
          <w:tab w:val="left" w:pos="951"/>
          <w:tab w:val="left" w:pos="993"/>
        </w:tabs>
        <w:ind w:left="241" w:right="-17"/>
        <w:rPr>
          <w:rFonts w:ascii="Arial" w:eastAsia="Arial" w:hAnsi="Arial" w:cs="Arial"/>
          <w:sz w:val="22"/>
          <w:szCs w:val="22"/>
        </w:rPr>
      </w:pPr>
    </w:p>
    <w:p w14:paraId="2E826E25" w14:textId="77777777" w:rsidR="008A78A7" w:rsidRPr="00A335BC" w:rsidRDefault="008A78A7" w:rsidP="00A335BC">
      <w:pPr>
        <w:pStyle w:val="Prrafodelista"/>
        <w:widowControl w:val="0"/>
        <w:numPr>
          <w:ilvl w:val="0"/>
          <w:numId w:val="5"/>
        </w:numPr>
        <w:tabs>
          <w:tab w:val="left" w:pos="993"/>
        </w:tabs>
        <w:ind w:right="-17"/>
        <w:jc w:val="both"/>
        <w:rPr>
          <w:rFonts w:ascii="Arial" w:eastAsia="Arial" w:hAnsi="Arial" w:cs="Arial"/>
          <w:sz w:val="22"/>
          <w:szCs w:val="22"/>
        </w:rPr>
      </w:pPr>
      <w:r w:rsidRPr="00A335BC">
        <w:rPr>
          <w:rFonts w:ascii="Arial" w:eastAsia="Arial" w:hAnsi="Arial" w:cs="Arial"/>
          <w:w w:val="105"/>
          <w:position w:val="1"/>
          <w:sz w:val="22"/>
          <w:szCs w:val="22"/>
        </w:rPr>
        <w:t>Para</w:t>
      </w:r>
      <w:r w:rsidRPr="00A335BC">
        <w:rPr>
          <w:rFonts w:ascii="Arial" w:eastAsia="Arial" w:hAnsi="Arial" w:cs="Arial"/>
          <w:spacing w:val="15"/>
          <w:w w:val="105"/>
          <w:position w:val="1"/>
          <w:sz w:val="22"/>
          <w:szCs w:val="22"/>
        </w:rPr>
        <w:t xml:space="preserve"> </w:t>
      </w:r>
      <w:r w:rsidRPr="00A335BC">
        <w:rPr>
          <w:rFonts w:ascii="Arial" w:eastAsia="Arial" w:hAnsi="Arial" w:cs="Arial"/>
          <w:w w:val="105"/>
          <w:position w:val="1"/>
          <w:sz w:val="22"/>
          <w:szCs w:val="22"/>
        </w:rPr>
        <w:t>cubrir</w:t>
      </w:r>
      <w:r w:rsidRPr="00A335BC">
        <w:rPr>
          <w:rFonts w:ascii="Arial" w:eastAsia="Arial" w:hAnsi="Arial" w:cs="Arial"/>
          <w:spacing w:val="25"/>
          <w:w w:val="105"/>
          <w:position w:val="1"/>
          <w:sz w:val="22"/>
          <w:szCs w:val="22"/>
        </w:rPr>
        <w:t xml:space="preserve"> </w:t>
      </w:r>
      <w:r w:rsidRPr="00A335BC">
        <w:rPr>
          <w:rFonts w:ascii="Arial" w:eastAsia="Arial" w:hAnsi="Arial" w:cs="Arial"/>
          <w:w w:val="105"/>
          <w:position w:val="1"/>
          <w:sz w:val="22"/>
          <w:szCs w:val="22"/>
        </w:rPr>
        <w:t>las</w:t>
      </w:r>
      <w:r w:rsidRPr="00A335BC">
        <w:rPr>
          <w:rFonts w:ascii="Arial" w:eastAsia="Arial" w:hAnsi="Arial" w:cs="Arial"/>
          <w:spacing w:val="17"/>
          <w:w w:val="105"/>
          <w:position w:val="1"/>
          <w:sz w:val="22"/>
          <w:szCs w:val="22"/>
        </w:rPr>
        <w:t xml:space="preserve"> </w:t>
      </w:r>
      <w:r w:rsidRPr="00A335BC">
        <w:rPr>
          <w:rFonts w:ascii="Arial" w:eastAsia="Arial" w:hAnsi="Arial" w:cs="Arial"/>
          <w:w w:val="105"/>
          <w:position w:val="1"/>
          <w:sz w:val="22"/>
          <w:szCs w:val="22"/>
        </w:rPr>
        <w:t>erogaciones</w:t>
      </w:r>
      <w:r w:rsidRPr="00A335BC">
        <w:rPr>
          <w:rFonts w:ascii="Arial" w:eastAsia="Arial" w:hAnsi="Arial" w:cs="Arial"/>
          <w:spacing w:val="38"/>
          <w:w w:val="105"/>
          <w:position w:val="1"/>
          <w:sz w:val="22"/>
          <w:szCs w:val="22"/>
        </w:rPr>
        <w:t xml:space="preserve"> </w:t>
      </w:r>
      <w:r w:rsidRPr="00A335BC">
        <w:rPr>
          <w:rFonts w:ascii="Arial" w:eastAsia="Arial" w:hAnsi="Arial" w:cs="Arial"/>
          <w:w w:val="105"/>
          <w:position w:val="1"/>
          <w:sz w:val="22"/>
          <w:szCs w:val="22"/>
        </w:rPr>
        <w:t>que</w:t>
      </w:r>
      <w:r w:rsidRPr="00A335BC">
        <w:rPr>
          <w:rFonts w:ascii="Arial" w:eastAsia="Arial" w:hAnsi="Arial" w:cs="Arial"/>
          <w:spacing w:val="15"/>
          <w:w w:val="105"/>
          <w:position w:val="1"/>
          <w:sz w:val="22"/>
          <w:szCs w:val="22"/>
        </w:rPr>
        <w:t xml:space="preserve"> </w:t>
      </w:r>
      <w:r w:rsidRPr="00A335BC">
        <w:rPr>
          <w:rFonts w:ascii="Arial" w:eastAsia="Arial" w:hAnsi="Arial" w:cs="Arial"/>
          <w:w w:val="105"/>
          <w:position w:val="1"/>
          <w:sz w:val="22"/>
          <w:szCs w:val="22"/>
        </w:rPr>
        <w:t>se</w:t>
      </w:r>
      <w:r w:rsidRPr="00A335BC">
        <w:rPr>
          <w:rFonts w:ascii="Arial" w:eastAsia="Arial" w:hAnsi="Arial" w:cs="Arial"/>
          <w:spacing w:val="15"/>
          <w:w w:val="105"/>
          <w:position w:val="1"/>
          <w:sz w:val="22"/>
          <w:szCs w:val="22"/>
        </w:rPr>
        <w:t xml:space="preserve"> </w:t>
      </w:r>
      <w:r w:rsidRPr="00A335BC">
        <w:rPr>
          <w:rFonts w:ascii="Arial" w:eastAsia="Arial" w:hAnsi="Arial" w:cs="Arial"/>
          <w:w w:val="105"/>
          <w:position w:val="1"/>
          <w:sz w:val="22"/>
          <w:szCs w:val="22"/>
        </w:rPr>
        <w:t>deriven</w:t>
      </w:r>
      <w:r w:rsidRPr="00A335BC">
        <w:rPr>
          <w:rFonts w:ascii="Arial" w:eastAsia="Arial" w:hAnsi="Arial" w:cs="Arial"/>
          <w:spacing w:val="22"/>
          <w:w w:val="105"/>
          <w:position w:val="1"/>
          <w:sz w:val="22"/>
          <w:szCs w:val="22"/>
        </w:rPr>
        <w:t xml:space="preserve"> </w:t>
      </w:r>
      <w:r w:rsidRPr="00A335BC">
        <w:rPr>
          <w:rFonts w:ascii="Arial" w:eastAsia="Arial" w:hAnsi="Arial" w:cs="Arial"/>
          <w:w w:val="105"/>
          <w:position w:val="1"/>
          <w:sz w:val="22"/>
          <w:szCs w:val="22"/>
        </w:rPr>
        <w:t>del</w:t>
      </w:r>
      <w:r w:rsidRPr="00A335BC">
        <w:rPr>
          <w:rFonts w:ascii="Arial" w:eastAsia="Arial" w:hAnsi="Arial" w:cs="Arial"/>
          <w:spacing w:val="16"/>
          <w:w w:val="105"/>
          <w:position w:val="1"/>
          <w:sz w:val="22"/>
          <w:szCs w:val="22"/>
        </w:rPr>
        <w:t xml:space="preserve"> </w:t>
      </w:r>
      <w:r w:rsidRPr="00A335BC">
        <w:rPr>
          <w:rFonts w:ascii="Arial" w:eastAsia="Arial" w:hAnsi="Arial" w:cs="Arial"/>
          <w:w w:val="105"/>
          <w:position w:val="1"/>
          <w:sz w:val="22"/>
          <w:szCs w:val="22"/>
        </w:rPr>
        <w:t>presente</w:t>
      </w:r>
      <w:r w:rsidRPr="00A335BC">
        <w:rPr>
          <w:rFonts w:ascii="Arial" w:eastAsia="Arial" w:hAnsi="Arial" w:cs="Arial"/>
          <w:spacing w:val="27"/>
          <w:w w:val="105"/>
          <w:position w:val="1"/>
          <w:sz w:val="22"/>
          <w:szCs w:val="22"/>
        </w:rPr>
        <w:t xml:space="preserve"> </w:t>
      </w:r>
      <w:r w:rsidRPr="00A335BC">
        <w:rPr>
          <w:rFonts w:ascii="Arial" w:eastAsia="Arial" w:hAnsi="Arial" w:cs="Arial"/>
          <w:w w:val="105"/>
          <w:position w:val="1"/>
          <w:sz w:val="22"/>
          <w:szCs w:val="22"/>
        </w:rPr>
        <w:t>Contrato,</w:t>
      </w:r>
      <w:r w:rsidRPr="00A335BC">
        <w:rPr>
          <w:rFonts w:ascii="Arial" w:eastAsia="Arial" w:hAnsi="Arial" w:cs="Arial"/>
          <w:spacing w:val="28"/>
          <w:w w:val="105"/>
          <w:position w:val="1"/>
          <w:sz w:val="22"/>
          <w:szCs w:val="22"/>
        </w:rPr>
        <w:t xml:space="preserve"> </w:t>
      </w:r>
      <w:r w:rsidRPr="00A335BC">
        <w:rPr>
          <w:rFonts w:ascii="Arial" w:eastAsia="Arial" w:hAnsi="Arial" w:cs="Arial"/>
          <w:w w:val="105"/>
          <w:position w:val="1"/>
          <w:sz w:val="22"/>
          <w:szCs w:val="22"/>
        </w:rPr>
        <w:t>se</w:t>
      </w:r>
      <w:r w:rsidRPr="00A335BC">
        <w:rPr>
          <w:rFonts w:ascii="Arial" w:eastAsia="Arial" w:hAnsi="Arial" w:cs="Arial"/>
          <w:spacing w:val="15"/>
          <w:w w:val="105"/>
          <w:position w:val="1"/>
          <w:sz w:val="22"/>
          <w:szCs w:val="22"/>
        </w:rPr>
        <w:t xml:space="preserve"> </w:t>
      </w:r>
      <w:r w:rsidRPr="00A335BC">
        <w:rPr>
          <w:rFonts w:ascii="Arial" w:eastAsia="Arial" w:hAnsi="Arial" w:cs="Arial"/>
          <w:w w:val="105"/>
          <w:position w:val="1"/>
          <w:sz w:val="22"/>
          <w:szCs w:val="22"/>
        </w:rPr>
        <w:t>cuenta</w:t>
      </w:r>
      <w:r w:rsidRPr="00A335BC">
        <w:rPr>
          <w:rFonts w:ascii="Arial" w:eastAsia="Arial" w:hAnsi="Arial" w:cs="Arial"/>
          <w:spacing w:val="29"/>
          <w:w w:val="105"/>
          <w:position w:val="1"/>
          <w:sz w:val="22"/>
          <w:szCs w:val="22"/>
        </w:rPr>
        <w:t xml:space="preserve"> </w:t>
      </w:r>
      <w:r w:rsidRPr="00A335BC">
        <w:rPr>
          <w:rFonts w:ascii="Arial" w:eastAsia="Arial" w:hAnsi="Arial" w:cs="Arial"/>
          <w:w w:val="105"/>
          <w:position w:val="1"/>
          <w:sz w:val="22"/>
          <w:szCs w:val="22"/>
        </w:rPr>
        <w:t>con</w:t>
      </w:r>
      <w:r w:rsidRPr="00A335BC">
        <w:rPr>
          <w:rFonts w:ascii="Arial" w:eastAsia="Arial" w:hAnsi="Arial" w:cs="Arial"/>
          <w:spacing w:val="23"/>
          <w:w w:val="105"/>
          <w:position w:val="1"/>
          <w:sz w:val="22"/>
          <w:szCs w:val="22"/>
        </w:rPr>
        <w:t xml:space="preserve"> </w:t>
      </w:r>
      <w:r w:rsidRPr="00A335BC">
        <w:rPr>
          <w:rFonts w:ascii="Arial" w:eastAsia="Arial" w:hAnsi="Arial" w:cs="Arial"/>
          <w:w w:val="105"/>
          <w:position w:val="1"/>
          <w:sz w:val="22"/>
          <w:szCs w:val="22"/>
        </w:rPr>
        <w:t>los</w:t>
      </w:r>
      <w:r w:rsidRPr="00A335BC">
        <w:rPr>
          <w:rFonts w:ascii="Arial" w:eastAsia="Arial" w:hAnsi="Arial" w:cs="Arial"/>
          <w:spacing w:val="17"/>
          <w:w w:val="105"/>
          <w:position w:val="1"/>
          <w:sz w:val="22"/>
          <w:szCs w:val="22"/>
        </w:rPr>
        <w:t xml:space="preserve"> </w:t>
      </w:r>
      <w:r w:rsidRPr="00A335BC">
        <w:rPr>
          <w:rFonts w:ascii="Arial" w:eastAsia="Arial" w:hAnsi="Arial" w:cs="Arial"/>
          <w:w w:val="105"/>
          <w:position w:val="1"/>
          <w:sz w:val="22"/>
          <w:szCs w:val="22"/>
        </w:rPr>
        <w:t>recursos</w:t>
      </w:r>
      <w:r w:rsidRPr="00A335BC">
        <w:rPr>
          <w:rFonts w:ascii="Arial" w:eastAsia="Arial" w:hAnsi="Arial" w:cs="Arial"/>
          <w:w w:val="103"/>
          <w:position w:val="1"/>
          <w:sz w:val="22"/>
          <w:szCs w:val="22"/>
        </w:rPr>
        <w:t xml:space="preserve"> </w:t>
      </w:r>
      <w:r w:rsidRPr="00A335BC">
        <w:rPr>
          <w:rFonts w:ascii="Arial" w:eastAsia="Arial" w:hAnsi="Arial" w:cs="Arial"/>
          <w:w w:val="105"/>
          <w:sz w:val="22"/>
          <w:szCs w:val="22"/>
        </w:rPr>
        <w:t>patrimoniales</w:t>
      </w:r>
      <w:r w:rsidRPr="00A335BC">
        <w:rPr>
          <w:rFonts w:ascii="Arial" w:eastAsia="Arial" w:hAnsi="Arial" w:cs="Arial"/>
          <w:spacing w:val="-19"/>
          <w:w w:val="105"/>
          <w:sz w:val="22"/>
          <w:szCs w:val="22"/>
        </w:rPr>
        <w:t xml:space="preserve"> </w:t>
      </w:r>
      <w:r w:rsidRPr="00A335BC">
        <w:rPr>
          <w:rFonts w:ascii="Arial" w:eastAsia="Arial" w:hAnsi="Arial" w:cs="Arial"/>
          <w:w w:val="105"/>
          <w:sz w:val="22"/>
          <w:szCs w:val="22"/>
        </w:rPr>
        <w:t>disponibles</w:t>
      </w:r>
      <w:r w:rsidRPr="00A335BC">
        <w:rPr>
          <w:rFonts w:ascii="Arial" w:eastAsia="Arial" w:hAnsi="Arial" w:cs="Arial"/>
          <w:spacing w:val="-12"/>
          <w:w w:val="105"/>
          <w:sz w:val="22"/>
          <w:szCs w:val="22"/>
        </w:rPr>
        <w:t xml:space="preserve"> </w:t>
      </w:r>
      <w:r w:rsidR="00820687" w:rsidRPr="00A335BC">
        <w:rPr>
          <w:rFonts w:ascii="Arial" w:eastAsia="Arial" w:hAnsi="Arial" w:cs="Arial"/>
          <w:spacing w:val="-12"/>
          <w:w w:val="105"/>
          <w:sz w:val="22"/>
          <w:szCs w:val="22"/>
        </w:rPr>
        <w:t xml:space="preserve">en el patrimonio </w:t>
      </w:r>
      <w:r w:rsidRPr="00A335BC">
        <w:rPr>
          <w:rFonts w:ascii="Arial" w:eastAsia="Arial" w:hAnsi="Arial" w:cs="Arial"/>
          <w:w w:val="105"/>
          <w:sz w:val="22"/>
          <w:szCs w:val="22"/>
        </w:rPr>
        <w:t>del</w:t>
      </w:r>
      <w:r w:rsidRPr="00A335BC">
        <w:rPr>
          <w:rFonts w:ascii="Arial" w:eastAsia="Arial" w:hAnsi="Arial" w:cs="Arial"/>
          <w:spacing w:val="-24"/>
          <w:w w:val="105"/>
          <w:sz w:val="22"/>
          <w:szCs w:val="22"/>
        </w:rPr>
        <w:t xml:space="preserve"> </w:t>
      </w:r>
      <w:r w:rsidRPr="00A335BC">
        <w:rPr>
          <w:rFonts w:ascii="Arial" w:eastAsia="Arial" w:hAnsi="Arial" w:cs="Arial"/>
          <w:w w:val="105"/>
          <w:sz w:val="22"/>
          <w:szCs w:val="22"/>
        </w:rPr>
        <w:t>FIDEICOMISO.</w:t>
      </w:r>
    </w:p>
    <w:p w14:paraId="5CC8410E" w14:textId="77777777" w:rsidR="008A78A7" w:rsidRPr="00A335BC" w:rsidRDefault="008A78A7" w:rsidP="00A335BC">
      <w:pPr>
        <w:tabs>
          <w:tab w:val="left" w:pos="993"/>
        </w:tabs>
        <w:ind w:left="993" w:right="-17" w:hanging="36"/>
        <w:rPr>
          <w:rFonts w:ascii="Arial" w:hAnsi="Arial" w:cs="Arial"/>
          <w:sz w:val="22"/>
          <w:szCs w:val="22"/>
        </w:rPr>
      </w:pPr>
    </w:p>
    <w:p w14:paraId="09749819" w14:textId="77777777" w:rsidR="008A78A7" w:rsidRPr="00A335BC" w:rsidRDefault="006F709C" w:rsidP="00A335BC">
      <w:pPr>
        <w:pStyle w:val="Prrafodelista"/>
        <w:widowControl w:val="0"/>
        <w:numPr>
          <w:ilvl w:val="0"/>
          <w:numId w:val="5"/>
        </w:numPr>
        <w:tabs>
          <w:tab w:val="left" w:pos="993"/>
        </w:tabs>
        <w:ind w:right="-17"/>
        <w:jc w:val="both"/>
        <w:rPr>
          <w:rFonts w:ascii="Arial" w:eastAsia="Arial" w:hAnsi="Arial" w:cs="Arial"/>
          <w:sz w:val="22"/>
          <w:szCs w:val="22"/>
        </w:rPr>
      </w:pPr>
      <w:r w:rsidRPr="00A335BC">
        <w:rPr>
          <w:rFonts w:ascii="Arial" w:eastAsia="Arial" w:hAnsi="Arial" w:cs="Arial"/>
          <w:sz w:val="22"/>
          <w:szCs w:val="22"/>
        </w:rPr>
        <w:t xml:space="preserve">Alejandro Busto </w:t>
      </w:r>
      <w:proofErr w:type="spellStart"/>
      <w:r w:rsidRPr="00A335BC">
        <w:rPr>
          <w:rFonts w:ascii="Arial" w:eastAsia="Arial" w:hAnsi="Arial" w:cs="Arial"/>
          <w:sz w:val="22"/>
          <w:szCs w:val="22"/>
        </w:rPr>
        <w:t>Rodriguez</w:t>
      </w:r>
      <w:proofErr w:type="spellEnd"/>
      <w:r w:rsidRPr="00A335BC">
        <w:rPr>
          <w:rFonts w:ascii="Arial" w:eastAsia="Arial" w:hAnsi="Arial" w:cs="Arial"/>
          <w:sz w:val="22"/>
          <w:szCs w:val="22"/>
        </w:rPr>
        <w:t>, acredita su personalidad y facultades como Subdirector de Administración Fiduciaria, Delegado Fiduciario y Apoderado General, con la Escritura Pública No. 143,112 de fecha 14 de mayo de 2015, otorgada ante la fe del Lic. Gabriel Benjamín Díaz Soto Notario Público No. 131 del Distrito Federal, misma que se encuentra en proceso  de inscripción</w:t>
      </w:r>
      <w:r w:rsidR="0030154D" w:rsidRPr="00A335BC">
        <w:rPr>
          <w:rFonts w:ascii="Arial" w:eastAsia="Arial" w:hAnsi="Arial" w:cs="Arial"/>
          <w:sz w:val="22"/>
          <w:szCs w:val="22"/>
        </w:rPr>
        <w:t xml:space="preserve"> ante el Registro Público de la Propiedad y de Comercio del Distrito Federal por lo reciente de su otorgamiento</w:t>
      </w:r>
      <w:r w:rsidRPr="00A335BC">
        <w:rPr>
          <w:rFonts w:ascii="Arial" w:eastAsia="Arial" w:hAnsi="Arial" w:cs="Arial"/>
          <w:sz w:val="22"/>
          <w:szCs w:val="22"/>
        </w:rPr>
        <w:t>, facultades que a la fecha no le han sido limitadas ni revocadas de manera alguna</w:t>
      </w:r>
      <w:r w:rsidR="008A78A7" w:rsidRPr="00A335BC">
        <w:rPr>
          <w:rFonts w:ascii="Arial" w:eastAsia="Arial" w:hAnsi="Arial" w:cs="Arial"/>
          <w:sz w:val="22"/>
          <w:szCs w:val="22"/>
        </w:rPr>
        <w:t>.</w:t>
      </w:r>
    </w:p>
    <w:p w14:paraId="58FB9AAC" w14:textId="77777777" w:rsidR="008A78A7" w:rsidRPr="00A335BC" w:rsidRDefault="008A78A7" w:rsidP="00A335BC">
      <w:pPr>
        <w:rPr>
          <w:rFonts w:ascii="Arial" w:hAnsi="Arial" w:cs="Arial"/>
          <w:sz w:val="22"/>
          <w:szCs w:val="22"/>
        </w:rPr>
      </w:pPr>
    </w:p>
    <w:p w14:paraId="47699D0A" w14:textId="77777777" w:rsidR="008A78A7" w:rsidRPr="00A335BC" w:rsidRDefault="008A78A7" w:rsidP="00A335BC">
      <w:pPr>
        <w:pStyle w:val="Prrafodelista"/>
        <w:widowControl w:val="0"/>
        <w:numPr>
          <w:ilvl w:val="0"/>
          <w:numId w:val="5"/>
        </w:numPr>
        <w:tabs>
          <w:tab w:val="left" w:pos="993"/>
        </w:tabs>
        <w:ind w:right="-17"/>
        <w:jc w:val="both"/>
        <w:rPr>
          <w:rFonts w:ascii="Arial" w:eastAsia="Arial" w:hAnsi="Arial" w:cs="Arial"/>
          <w:sz w:val="22"/>
          <w:szCs w:val="22"/>
        </w:rPr>
      </w:pPr>
      <w:r w:rsidRPr="00A335BC">
        <w:rPr>
          <w:rFonts w:ascii="Arial" w:eastAsia="Arial" w:hAnsi="Arial" w:cs="Arial"/>
          <w:sz w:val="22"/>
          <w:szCs w:val="22"/>
        </w:rPr>
        <w:t xml:space="preserve">Es su voluntad celebrar el presente Contrato, sujetándose a los términos y condiciones </w:t>
      </w:r>
      <w:r w:rsidR="00CE2F35" w:rsidRPr="00A335BC">
        <w:rPr>
          <w:rFonts w:ascii="Arial" w:eastAsia="Arial" w:hAnsi="Arial" w:cs="Arial"/>
          <w:sz w:val="22"/>
          <w:szCs w:val="22"/>
        </w:rPr>
        <w:t>señaladas en el mismo</w:t>
      </w:r>
      <w:r w:rsidR="006A72EC">
        <w:rPr>
          <w:rFonts w:ascii="Arial" w:eastAsia="Arial" w:hAnsi="Arial" w:cs="Arial"/>
          <w:sz w:val="22"/>
          <w:szCs w:val="22"/>
        </w:rPr>
        <w:t>,</w:t>
      </w:r>
      <w:r w:rsidR="00CE2F35" w:rsidRPr="00A335BC">
        <w:rPr>
          <w:rFonts w:ascii="Arial" w:eastAsia="Arial" w:hAnsi="Arial" w:cs="Arial"/>
          <w:sz w:val="22"/>
          <w:szCs w:val="22"/>
        </w:rPr>
        <w:t xml:space="preserve"> así como </w:t>
      </w:r>
      <w:r w:rsidR="00C917E1" w:rsidRPr="00A335BC">
        <w:rPr>
          <w:rFonts w:ascii="Arial" w:eastAsia="Arial" w:hAnsi="Arial" w:cs="Arial"/>
          <w:sz w:val="22"/>
          <w:szCs w:val="22"/>
        </w:rPr>
        <w:t xml:space="preserve">en las </w:t>
      </w:r>
      <w:r w:rsidR="00CE2F35" w:rsidRPr="00A335BC">
        <w:rPr>
          <w:rFonts w:ascii="Arial" w:eastAsia="Arial" w:hAnsi="Arial" w:cs="Arial"/>
          <w:sz w:val="22"/>
          <w:szCs w:val="22"/>
        </w:rPr>
        <w:t xml:space="preserve">Bases de </w:t>
      </w:r>
      <w:r w:rsidR="00C917E1" w:rsidRPr="00A335BC">
        <w:rPr>
          <w:rFonts w:ascii="Arial" w:eastAsia="Arial" w:hAnsi="Arial" w:cs="Arial"/>
          <w:sz w:val="22"/>
          <w:szCs w:val="22"/>
        </w:rPr>
        <w:t>Invitación</w:t>
      </w:r>
      <w:r w:rsidR="00CE2F35" w:rsidRPr="00A335BC">
        <w:rPr>
          <w:rFonts w:ascii="Arial" w:eastAsia="Arial" w:hAnsi="Arial" w:cs="Arial"/>
          <w:sz w:val="22"/>
          <w:szCs w:val="22"/>
        </w:rPr>
        <w:t>, Términos de Referencia y la Propuesta Técnica y Económica</w:t>
      </w:r>
      <w:r w:rsidR="0030154D" w:rsidRPr="00A335BC">
        <w:rPr>
          <w:rFonts w:ascii="Arial" w:eastAsia="Arial" w:hAnsi="Arial" w:cs="Arial"/>
          <w:sz w:val="22"/>
          <w:szCs w:val="22"/>
        </w:rPr>
        <w:t>,</w:t>
      </w:r>
      <w:r w:rsidR="00CE2F35" w:rsidRPr="00A335BC">
        <w:rPr>
          <w:rFonts w:ascii="Arial" w:eastAsia="Arial" w:hAnsi="Arial" w:cs="Arial"/>
          <w:sz w:val="22"/>
          <w:szCs w:val="22"/>
        </w:rPr>
        <w:t xml:space="preserve"> presentada por el SUPERVISOR DE OBRA en el concurso a que se hace referencia en el inciso </w:t>
      </w:r>
      <w:r w:rsidR="006A72EC">
        <w:rPr>
          <w:rFonts w:ascii="Arial" w:eastAsia="Arial" w:hAnsi="Arial" w:cs="Arial"/>
          <w:sz w:val="22"/>
          <w:szCs w:val="22"/>
        </w:rPr>
        <w:t>e</w:t>
      </w:r>
      <w:r w:rsidR="00CE2F35" w:rsidRPr="00A335BC">
        <w:rPr>
          <w:rFonts w:ascii="Arial" w:eastAsia="Arial" w:hAnsi="Arial" w:cs="Arial"/>
          <w:sz w:val="22"/>
          <w:szCs w:val="22"/>
        </w:rPr>
        <w:t>) de</w:t>
      </w:r>
      <w:r w:rsidR="006A72EC">
        <w:rPr>
          <w:rFonts w:ascii="Arial" w:eastAsia="Arial" w:hAnsi="Arial" w:cs="Arial"/>
          <w:sz w:val="22"/>
          <w:szCs w:val="22"/>
        </w:rPr>
        <w:t xml:space="preserve"> </w:t>
      </w:r>
      <w:r w:rsidR="00CE2F35" w:rsidRPr="00A335BC">
        <w:rPr>
          <w:rFonts w:ascii="Arial" w:eastAsia="Arial" w:hAnsi="Arial" w:cs="Arial"/>
          <w:sz w:val="22"/>
          <w:szCs w:val="22"/>
        </w:rPr>
        <w:t>l</w:t>
      </w:r>
      <w:r w:rsidR="006A72EC">
        <w:rPr>
          <w:rFonts w:ascii="Arial" w:eastAsia="Arial" w:hAnsi="Arial" w:cs="Arial"/>
          <w:sz w:val="22"/>
          <w:szCs w:val="22"/>
        </w:rPr>
        <w:t>os Antecedentes</w:t>
      </w:r>
      <w:r w:rsidR="00CE2F35" w:rsidRPr="00A335BC">
        <w:rPr>
          <w:rFonts w:ascii="Arial" w:eastAsia="Arial" w:hAnsi="Arial" w:cs="Arial"/>
          <w:sz w:val="22"/>
          <w:szCs w:val="22"/>
        </w:rPr>
        <w:t>.</w:t>
      </w:r>
    </w:p>
    <w:p w14:paraId="39BA5955" w14:textId="77777777" w:rsidR="008A78A7" w:rsidRPr="00A335BC" w:rsidRDefault="008A78A7" w:rsidP="00A335BC">
      <w:pPr>
        <w:jc w:val="both"/>
        <w:rPr>
          <w:rFonts w:ascii="Arial" w:hAnsi="Arial" w:cs="Arial"/>
          <w:sz w:val="22"/>
          <w:szCs w:val="22"/>
        </w:rPr>
      </w:pPr>
    </w:p>
    <w:p w14:paraId="3D01DD68" w14:textId="77777777" w:rsidR="00A1003C" w:rsidRPr="00A335BC" w:rsidRDefault="00A1003C" w:rsidP="00A335BC">
      <w:pPr>
        <w:pStyle w:val="Prrafodelista"/>
        <w:numPr>
          <w:ilvl w:val="0"/>
          <w:numId w:val="3"/>
        </w:numPr>
        <w:ind w:left="709" w:hanging="283"/>
        <w:jc w:val="both"/>
        <w:rPr>
          <w:rFonts w:ascii="Arial" w:hAnsi="Arial" w:cs="Arial"/>
          <w:b/>
          <w:sz w:val="22"/>
          <w:szCs w:val="22"/>
        </w:rPr>
      </w:pPr>
      <w:r w:rsidRPr="00A335BC">
        <w:rPr>
          <w:rFonts w:ascii="Arial" w:hAnsi="Arial" w:cs="Arial"/>
          <w:b/>
          <w:sz w:val="22"/>
          <w:szCs w:val="22"/>
        </w:rPr>
        <w:t>Declara el SUPERVISOR DE OBRA, por conducto de su representante</w:t>
      </w:r>
      <w:r w:rsidR="00820687" w:rsidRPr="00A335BC">
        <w:rPr>
          <w:rFonts w:ascii="Arial" w:hAnsi="Arial" w:cs="Arial"/>
          <w:b/>
          <w:sz w:val="22"/>
          <w:szCs w:val="22"/>
        </w:rPr>
        <w:t>,</w:t>
      </w:r>
      <w:r w:rsidRPr="00A335BC">
        <w:rPr>
          <w:rFonts w:ascii="Arial" w:hAnsi="Arial" w:cs="Arial"/>
          <w:b/>
          <w:sz w:val="22"/>
          <w:szCs w:val="22"/>
        </w:rPr>
        <w:t xml:space="preserve"> que:</w:t>
      </w:r>
    </w:p>
    <w:p w14:paraId="0B97BC38" w14:textId="77777777" w:rsidR="00F21450" w:rsidRPr="00A335BC" w:rsidRDefault="00F21450" w:rsidP="00A335BC">
      <w:pPr>
        <w:ind w:right="-34"/>
        <w:rPr>
          <w:rFonts w:ascii="Arial" w:eastAsia="Arial" w:hAnsi="Arial" w:cs="Arial"/>
          <w:sz w:val="22"/>
          <w:szCs w:val="22"/>
          <w:lang w:val="es-MX" w:eastAsia="es-MX"/>
        </w:rPr>
      </w:pPr>
    </w:p>
    <w:p w14:paraId="571C773A" w14:textId="77777777"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Acredita la existencia legal de la sociedad, con la escritura pública No.</w:t>
      </w:r>
      <w:r w:rsidR="00A438C2" w:rsidRPr="00A335BC">
        <w:rPr>
          <w:rFonts w:ascii="Arial" w:eastAsia="Arial" w:hAnsi="Arial" w:cs="Arial"/>
          <w:sz w:val="22"/>
          <w:szCs w:val="22"/>
        </w:rPr>
        <w:t xml:space="preserve"> 430</w:t>
      </w:r>
      <w:r w:rsidRPr="00A335BC">
        <w:rPr>
          <w:rFonts w:ascii="Arial" w:eastAsia="Arial" w:hAnsi="Arial" w:cs="Arial"/>
          <w:sz w:val="22"/>
          <w:szCs w:val="22"/>
        </w:rPr>
        <w:t xml:space="preserve">, de fecha </w:t>
      </w:r>
      <w:r w:rsidR="00A438C2" w:rsidRPr="00A335BC">
        <w:rPr>
          <w:rFonts w:ascii="Arial" w:eastAsia="Arial" w:hAnsi="Arial" w:cs="Arial"/>
          <w:sz w:val="22"/>
          <w:szCs w:val="22"/>
        </w:rPr>
        <w:t>21 de diciembre de 1984</w:t>
      </w:r>
      <w:r w:rsidRPr="00A335BC">
        <w:rPr>
          <w:rFonts w:ascii="Arial" w:eastAsia="Arial" w:hAnsi="Arial" w:cs="Arial"/>
          <w:sz w:val="22"/>
          <w:szCs w:val="22"/>
        </w:rPr>
        <w:t>, otorgada ante la fe del Notario Público No.</w:t>
      </w:r>
      <w:r w:rsidR="00A438C2" w:rsidRPr="00A335BC">
        <w:rPr>
          <w:rFonts w:ascii="Arial" w:eastAsia="Arial" w:hAnsi="Arial" w:cs="Arial"/>
          <w:sz w:val="22"/>
          <w:szCs w:val="22"/>
        </w:rPr>
        <w:t>176</w:t>
      </w:r>
      <w:r w:rsidRPr="00A335BC">
        <w:rPr>
          <w:rFonts w:ascii="Arial" w:eastAsia="Arial" w:hAnsi="Arial" w:cs="Arial"/>
          <w:sz w:val="22"/>
          <w:szCs w:val="22"/>
        </w:rPr>
        <w:t xml:space="preserve"> del </w:t>
      </w:r>
      <w:r w:rsidR="00A438C2" w:rsidRPr="00A335BC">
        <w:rPr>
          <w:rFonts w:ascii="Arial" w:eastAsia="Arial" w:hAnsi="Arial" w:cs="Arial"/>
          <w:sz w:val="22"/>
          <w:szCs w:val="22"/>
        </w:rPr>
        <w:t>Distrito Federal</w:t>
      </w:r>
      <w:r w:rsidRPr="00A335BC">
        <w:rPr>
          <w:rFonts w:ascii="Arial" w:eastAsia="Arial" w:hAnsi="Arial" w:cs="Arial"/>
          <w:sz w:val="22"/>
          <w:szCs w:val="22"/>
        </w:rPr>
        <w:t xml:space="preserve">, Lic. </w:t>
      </w:r>
      <w:r w:rsidR="00A438C2" w:rsidRPr="00A335BC">
        <w:rPr>
          <w:rFonts w:ascii="Arial" w:eastAsia="Arial" w:hAnsi="Arial" w:cs="Arial"/>
          <w:sz w:val="22"/>
          <w:szCs w:val="22"/>
        </w:rPr>
        <w:t xml:space="preserve">Carlos </w:t>
      </w:r>
      <w:proofErr w:type="spellStart"/>
      <w:r w:rsidR="00A438C2" w:rsidRPr="00A335BC">
        <w:rPr>
          <w:rFonts w:ascii="Arial" w:eastAsia="Arial" w:hAnsi="Arial" w:cs="Arial"/>
          <w:sz w:val="22"/>
          <w:szCs w:val="22"/>
        </w:rPr>
        <w:t>Fernandez</w:t>
      </w:r>
      <w:proofErr w:type="spellEnd"/>
      <w:r w:rsidR="00A438C2" w:rsidRPr="00A335BC">
        <w:rPr>
          <w:rFonts w:ascii="Arial" w:eastAsia="Arial" w:hAnsi="Arial" w:cs="Arial"/>
          <w:sz w:val="22"/>
          <w:szCs w:val="22"/>
        </w:rPr>
        <w:t xml:space="preserve"> Flores</w:t>
      </w:r>
      <w:r w:rsidRPr="00A335BC">
        <w:rPr>
          <w:rFonts w:ascii="Arial" w:eastAsia="Arial" w:hAnsi="Arial" w:cs="Arial"/>
          <w:sz w:val="22"/>
          <w:szCs w:val="22"/>
        </w:rPr>
        <w:t xml:space="preserve">, inscrita en el Registro Público de </w:t>
      </w:r>
      <w:r w:rsidR="00D15700" w:rsidRPr="00A335BC">
        <w:rPr>
          <w:rFonts w:ascii="Arial" w:eastAsia="Arial" w:hAnsi="Arial" w:cs="Arial"/>
          <w:sz w:val="22"/>
          <w:szCs w:val="22"/>
        </w:rPr>
        <w:t xml:space="preserve">la Propiedad y de </w:t>
      </w:r>
      <w:r w:rsidRPr="00A335BC">
        <w:rPr>
          <w:rFonts w:ascii="Arial" w:eastAsia="Arial" w:hAnsi="Arial" w:cs="Arial"/>
          <w:sz w:val="22"/>
          <w:szCs w:val="22"/>
        </w:rPr>
        <w:t>Comercio de</w:t>
      </w:r>
      <w:r w:rsidR="00A438C2" w:rsidRPr="00A335BC">
        <w:rPr>
          <w:rFonts w:ascii="Arial" w:eastAsia="Arial" w:hAnsi="Arial" w:cs="Arial"/>
          <w:sz w:val="22"/>
          <w:szCs w:val="22"/>
        </w:rPr>
        <w:t>l Distrito Federal</w:t>
      </w:r>
      <w:r w:rsidRPr="00A335BC">
        <w:rPr>
          <w:rFonts w:ascii="Arial" w:eastAsia="Arial" w:hAnsi="Arial" w:cs="Arial"/>
          <w:sz w:val="22"/>
          <w:szCs w:val="22"/>
        </w:rPr>
        <w:t xml:space="preserve">, bajo el folio mercantil electrónico No. </w:t>
      </w:r>
      <w:r w:rsidR="00A438C2" w:rsidRPr="00A335BC">
        <w:rPr>
          <w:rFonts w:ascii="Arial" w:eastAsia="Arial" w:hAnsi="Arial" w:cs="Arial"/>
          <w:sz w:val="22"/>
          <w:szCs w:val="22"/>
        </w:rPr>
        <w:t>79</w:t>
      </w:r>
      <w:r w:rsidR="006A72EC">
        <w:rPr>
          <w:rFonts w:ascii="Arial" w:eastAsia="Arial" w:hAnsi="Arial" w:cs="Arial"/>
          <w:sz w:val="22"/>
          <w:szCs w:val="22"/>
        </w:rPr>
        <w:t>,</w:t>
      </w:r>
      <w:r w:rsidR="00A438C2" w:rsidRPr="00A335BC">
        <w:rPr>
          <w:rFonts w:ascii="Arial" w:eastAsia="Arial" w:hAnsi="Arial" w:cs="Arial"/>
          <w:sz w:val="22"/>
          <w:szCs w:val="22"/>
        </w:rPr>
        <w:t xml:space="preserve">109 </w:t>
      </w:r>
      <w:r w:rsidRPr="00A335BC">
        <w:rPr>
          <w:rFonts w:ascii="Arial" w:eastAsia="Arial" w:hAnsi="Arial" w:cs="Arial"/>
          <w:sz w:val="22"/>
          <w:szCs w:val="22"/>
        </w:rPr>
        <w:t xml:space="preserve">del </w:t>
      </w:r>
      <w:r w:rsidR="00A438C2" w:rsidRPr="00A335BC">
        <w:rPr>
          <w:rFonts w:ascii="Arial" w:eastAsia="Arial" w:hAnsi="Arial" w:cs="Arial"/>
          <w:sz w:val="22"/>
          <w:szCs w:val="22"/>
        </w:rPr>
        <w:t>9 de julio de 1985</w:t>
      </w:r>
      <w:r w:rsidR="00431C82" w:rsidRPr="00A335BC">
        <w:rPr>
          <w:rFonts w:ascii="Arial" w:eastAsia="Arial" w:hAnsi="Arial" w:cs="Arial"/>
          <w:sz w:val="22"/>
          <w:szCs w:val="22"/>
        </w:rPr>
        <w:t>.</w:t>
      </w:r>
    </w:p>
    <w:p w14:paraId="7A16BF76" w14:textId="77777777" w:rsidR="00F21450" w:rsidRPr="00A335BC" w:rsidRDefault="00F21450" w:rsidP="00A335BC">
      <w:pPr>
        <w:jc w:val="both"/>
        <w:rPr>
          <w:rFonts w:ascii="Arial" w:eastAsia="Arial" w:hAnsi="Arial" w:cs="Arial"/>
          <w:sz w:val="22"/>
          <w:szCs w:val="22"/>
          <w:lang w:val="es-MX" w:eastAsia="es-MX"/>
        </w:rPr>
      </w:pPr>
    </w:p>
    <w:p w14:paraId="55BC1870" w14:textId="77777777" w:rsidR="00F21450" w:rsidRPr="00A335BC" w:rsidRDefault="00A438C2"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 xml:space="preserve">David Alberto </w:t>
      </w:r>
      <w:r w:rsidR="002670CC" w:rsidRPr="00A335BC">
        <w:rPr>
          <w:rFonts w:ascii="Arial" w:eastAsia="Arial" w:hAnsi="Arial" w:cs="Arial"/>
          <w:sz w:val="22"/>
          <w:szCs w:val="22"/>
        </w:rPr>
        <w:t>Gutiérrez</w:t>
      </w:r>
      <w:r w:rsidRPr="00A335BC">
        <w:rPr>
          <w:rFonts w:ascii="Arial" w:eastAsia="Arial" w:hAnsi="Arial" w:cs="Arial"/>
          <w:sz w:val="22"/>
          <w:szCs w:val="22"/>
        </w:rPr>
        <w:t xml:space="preserve"> Huerta</w:t>
      </w:r>
      <w:r w:rsidR="00F21450" w:rsidRPr="00A335BC">
        <w:rPr>
          <w:rFonts w:ascii="Arial" w:eastAsia="Arial" w:hAnsi="Arial" w:cs="Arial"/>
          <w:sz w:val="22"/>
          <w:szCs w:val="22"/>
        </w:rPr>
        <w:t>, acredita su personalidad y f</w:t>
      </w:r>
      <w:r w:rsidR="00C76E94" w:rsidRPr="00A335BC">
        <w:rPr>
          <w:rFonts w:ascii="Arial" w:eastAsia="Arial" w:hAnsi="Arial" w:cs="Arial"/>
          <w:sz w:val="22"/>
          <w:szCs w:val="22"/>
        </w:rPr>
        <w:t xml:space="preserve">acultades como </w:t>
      </w:r>
      <w:r w:rsidRPr="00A335BC">
        <w:rPr>
          <w:rFonts w:ascii="Arial" w:eastAsia="Arial" w:hAnsi="Arial" w:cs="Arial"/>
          <w:sz w:val="22"/>
          <w:szCs w:val="22"/>
        </w:rPr>
        <w:t xml:space="preserve">apoderado </w:t>
      </w:r>
      <w:r w:rsidR="00C76E94" w:rsidRPr="00A335BC">
        <w:rPr>
          <w:rFonts w:ascii="Arial" w:eastAsia="Arial" w:hAnsi="Arial" w:cs="Arial"/>
          <w:sz w:val="22"/>
          <w:szCs w:val="22"/>
        </w:rPr>
        <w:t>de la s</w:t>
      </w:r>
      <w:r w:rsidR="00F21450" w:rsidRPr="00A335BC">
        <w:rPr>
          <w:rFonts w:ascii="Arial" w:eastAsia="Arial" w:hAnsi="Arial" w:cs="Arial"/>
          <w:sz w:val="22"/>
          <w:szCs w:val="22"/>
        </w:rPr>
        <w:t xml:space="preserve">ociedad con la escritura </w:t>
      </w:r>
      <w:r w:rsidR="007B7FB5" w:rsidRPr="00A335BC">
        <w:rPr>
          <w:rFonts w:ascii="Arial" w:eastAsia="Arial" w:hAnsi="Arial" w:cs="Arial"/>
          <w:sz w:val="22"/>
          <w:szCs w:val="22"/>
        </w:rPr>
        <w:t xml:space="preserve">pública No. </w:t>
      </w:r>
      <w:r w:rsidRPr="00A335BC">
        <w:rPr>
          <w:rFonts w:ascii="Arial" w:eastAsia="Arial" w:hAnsi="Arial" w:cs="Arial"/>
          <w:sz w:val="22"/>
          <w:szCs w:val="22"/>
        </w:rPr>
        <w:t>47,371</w:t>
      </w:r>
      <w:r w:rsidR="007B7FB5" w:rsidRPr="00A335BC">
        <w:rPr>
          <w:rFonts w:ascii="Arial" w:eastAsia="Arial" w:hAnsi="Arial" w:cs="Arial"/>
          <w:sz w:val="22"/>
          <w:szCs w:val="22"/>
        </w:rPr>
        <w:t xml:space="preserve">, de fecha </w:t>
      </w:r>
      <w:r w:rsidRPr="00A335BC">
        <w:rPr>
          <w:rFonts w:ascii="Arial" w:eastAsia="Arial" w:hAnsi="Arial" w:cs="Arial"/>
          <w:sz w:val="22"/>
          <w:szCs w:val="22"/>
        </w:rPr>
        <w:t>6 de julio de 2012</w:t>
      </w:r>
      <w:r w:rsidR="007B7FB5" w:rsidRPr="00A335BC">
        <w:rPr>
          <w:rFonts w:ascii="Arial" w:eastAsia="Arial" w:hAnsi="Arial" w:cs="Arial"/>
          <w:sz w:val="22"/>
          <w:szCs w:val="22"/>
        </w:rPr>
        <w:t xml:space="preserve">, otorgada ante la fe del Notario Público No. </w:t>
      </w:r>
      <w:r w:rsidRPr="00A335BC">
        <w:rPr>
          <w:rFonts w:ascii="Arial" w:eastAsia="Arial" w:hAnsi="Arial" w:cs="Arial"/>
          <w:sz w:val="22"/>
          <w:szCs w:val="22"/>
        </w:rPr>
        <w:t>131</w:t>
      </w:r>
      <w:r w:rsidR="007B7FB5" w:rsidRPr="00A335BC">
        <w:rPr>
          <w:rFonts w:ascii="Arial" w:eastAsia="Arial" w:hAnsi="Arial" w:cs="Arial"/>
          <w:sz w:val="22"/>
          <w:szCs w:val="22"/>
        </w:rPr>
        <w:t xml:space="preserve"> del </w:t>
      </w:r>
      <w:r w:rsidRPr="00A335BC">
        <w:rPr>
          <w:rFonts w:ascii="Arial" w:eastAsia="Arial" w:hAnsi="Arial" w:cs="Arial"/>
          <w:sz w:val="22"/>
          <w:szCs w:val="22"/>
        </w:rPr>
        <w:t>Distrito Federal</w:t>
      </w:r>
      <w:r w:rsidR="00C76E94" w:rsidRPr="00A335BC">
        <w:rPr>
          <w:rFonts w:ascii="Arial" w:eastAsia="Arial" w:hAnsi="Arial" w:cs="Arial"/>
          <w:sz w:val="22"/>
          <w:szCs w:val="22"/>
        </w:rPr>
        <w:t>, Lic.</w:t>
      </w:r>
      <w:r w:rsidRPr="00A335BC">
        <w:rPr>
          <w:rFonts w:ascii="Arial" w:eastAsia="Arial" w:hAnsi="Arial" w:cs="Arial"/>
          <w:sz w:val="22"/>
          <w:szCs w:val="22"/>
        </w:rPr>
        <w:t xml:space="preserve"> Gabriel Benjamín </w:t>
      </w:r>
      <w:proofErr w:type="spellStart"/>
      <w:r w:rsidRPr="00A335BC">
        <w:rPr>
          <w:rFonts w:ascii="Arial" w:eastAsia="Arial" w:hAnsi="Arial" w:cs="Arial"/>
          <w:sz w:val="22"/>
          <w:szCs w:val="22"/>
        </w:rPr>
        <w:t>Diaz</w:t>
      </w:r>
      <w:proofErr w:type="spellEnd"/>
      <w:r w:rsidRPr="00A335BC">
        <w:rPr>
          <w:rFonts w:ascii="Arial" w:eastAsia="Arial" w:hAnsi="Arial" w:cs="Arial"/>
          <w:sz w:val="22"/>
          <w:szCs w:val="22"/>
        </w:rPr>
        <w:t xml:space="preserve"> Soto</w:t>
      </w:r>
      <w:r w:rsidR="007B7FB5" w:rsidRPr="00A335BC">
        <w:rPr>
          <w:rFonts w:ascii="Arial" w:eastAsia="Arial" w:hAnsi="Arial" w:cs="Arial"/>
          <w:sz w:val="22"/>
          <w:szCs w:val="22"/>
        </w:rPr>
        <w:t xml:space="preserve">, inscrita en el Registro Público de </w:t>
      </w:r>
      <w:r w:rsidR="005139C8" w:rsidRPr="00A335BC">
        <w:rPr>
          <w:rFonts w:ascii="Arial" w:eastAsia="Arial" w:hAnsi="Arial" w:cs="Arial"/>
          <w:sz w:val="22"/>
          <w:szCs w:val="22"/>
        </w:rPr>
        <w:t xml:space="preserve">la Propiedad y de </w:t>
      </w:r>
      <w:r w:rsidR="007B7FB5" w:rsidRPr="00A335BC">
        <w:rPr>
          <w:rFonts w:ascii="Arial" w:eastAsia="Arial" w:hAnsi="Arial" w:cs="Arial"/>
          <w:sz w:val="22"/>
          <w:szCs w:val="22"/>
        </w:rPr>
        <w:t>Comercio del mismo</w:t>
      </w:r>
      <w:r w:rsidR="005139C8" w:rsidRPr="00A335BC">
        <w:rPr>
          <w:rFonts w:ascii="Arial" w:eastAsia="Arial" w:hAnsi="Arial" w:cs="Arial"/>
          <w:sz w:val="22"/>
          <w:szCs w:val="22"/>
        </w:rPr>
        <w:t xml:space="preserve"> lugar, bajo el folio </w:t>
      </w:r>
      <w:r w:rsidR="007B7FB5" w:rsidRPr="00A335BC">
        <w:rPr>
          <w:rFonts w:ascii="Arial" w:eastAsia="Arial" w:hAnsi="Arial" w:cs="Arial"/>
          <w:sz w:val="22"/>
          <w:szCs w:val="22"/>
        </w:rPr>
        <w:t xml:space="preserve">No. </w:t>
      </w:r>
      <w:r w:rsidRPr="00A335BC">
        <w:rPr>
          <w:rFonts w:ascii="Arial" w:eastAsia="Arial" w:hAnsi="Arial" w:cs="Arial"/>
          <w:sz w:val="22"/>
          <w:szCs w:val="22"/>
        </w:rPr>
        <w:t>79,109</w:t>
      </w:r>
      <w:r w:rsidR="007B7FB5" w:rsidRPr="00A335BC">
        <w:rPr>
          <w:rFonts w:ascii="Arial" w:eastAsia="Arial" w:hAnsi="Arial" w:cs="Arial"/>
          <w:sz w:val="22"/>
          <w:szCs w:val="22"/>
        </w:rPr>
        <w:t xml:space="preserve"> del </w:t>
      </w:r>
      <w:r w:rsidRPr="00A335BC">
        <w:rPr>
          <w:rFonts w:ascii="Arial" w:eastAsia="Arial" w:hAnsi="Arial" w:cs="Arial"/>
          <w:sz w:val="22"/>
          <w:szCs w:val="22"/>
        </w:rPr>
        <w:t>26 de julio de 2012</w:t>
      </w:r>
      <w:r w:rsidR="007B7FB5" w:rsidRPr="00A335BC">
        <w:rPr>
          <w:rFonts w:ascii="Arial" w:eastAsia="Arial" w:hAnsi="Arial" w:cs="Arial"/>
          <w:sz w:val="22"/>
          <w:szCs w:val="22"/>
        </w:rPr>
        <w:t>,</w:t>
      </w:r>
      <w:r w:rsidR="00F21450" w:rsidRPr="00A335BC">
        <w:rPr>
          <w:rFonts w:ascii="Arial" w:eastAsia="Arial" w:hAnsi="Arial" w:cs="Arial"/>
          <w:sz w:val="22"/>
          <w:szCs w:val="22"/>
        </w:rPr>
        <w:t xml:space="preserve"> facultades que a la fecha no le han sido limitadas ni revocadas de manera alguna, lo que declara bajo protesta de decir verdad.</w:t>
      </w:r>
    </w:p>
    <w:p w14:paraId="2C026338" w14:textId="77777777" w:rsidR="00F21450" w:rsidRPr="00A335BC" w:rsidRDefault="00F21450" w:rsidP="00A335BC">
      <w:pPr>
        <w:ind w:hanging="294"/>
        <w:jc w:val="both"/>
        <w:rPr>
          <w:rFonts w:ascii="Arial" w:eastAsia="Arial" w:hAnsi="Arial" w:cs="Arial"/>
          <w:sz w:val="22"/>
          <w:szCs w:val="22"/>
          <w:lang w:val="es-MX" w:eastAsia="es-MX"/>
        </w:rPr>
      </w:pPr>
    </w:p>
    <w:p w14:paraId="72A52FB6" w14:textId="77777777"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 xml:space="preserve">Cuenta con Registro Federal de Contribuyentes No. </w:t>
      </w:r>
      <w:r w:rsidR="00D3247D" w:rsidRPr="00A335BC">
        <w:rPr>
          <w:rFonts w:ascii="Arial" w:eastAsia="Arial" w:hAnsi="Arial" w:cs="Arial"/>
          <w:sz w:val="22"/>
          <w:szCs w:val="22"/>
        </w:rPr>
        <w:t>DTP-850110-8T7</w:t>
      </w:r>
      <w:r w:rsidRPr="00A335BC">
        <w:rPr>
          <w:rFonts w:ascii="Arial" w:eastAsia="Arial" w:hAnsi="Arial" w:cs="Arial"/>
          <w:sz w:val="22"/>
          <w:szCs w:val="22"/>
        </w:rPr>
        <w:t>.</w:t>
      </w:r>
    </w:p>
    <w:p w14:paraId="46244730" w14:textId="77777777" w:rsidR="00F21450" w:rsidRPr="00A335BC" w:rsidRDefault="00F21450" w:rsidP="00A335BC">
      <w:pPr>
        <w:ind w:hanging="294"/>
        <w:jc w:val="both"/>
        <w:rPr>
          <w:rFonts w:ascii="Arial" w:eastAsia="Arial" w:hAnsi="Arial" w:cs="Arial"/>
          <w:sz w:val="22"/>
          <w:szCs w:val="22"/>
          <w:lang w:val="es-MX" w:eastAsia="es-MX"/>
        </w:rPr>
      </w:pPr>
    </w:p>
    <w:p w14:paraId="78CBCFD4" w14:textId="77777777"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Es parte de su objeto social la prestación de los servicios materia de este Contrato y cuenta con todos los recursos materiales, humanos, de equipo y económicos para obligarse en los términos del presente instrumento.</w:t>
      </w:r>
    </w:p>
    <w:p w14:paraId="3DF0FE96" w14:textId="77777777" w:rsidR="00F21450" w:rsidRPr="00A335BC" w:rsidRDefault="00F21450" w:rsidP="00A335BC">
      <w:pPr>
        <w:ind w:hanging="294"/>
        <w:jc w:val="both"/>
        <w:rPr>
          <w:rFonts w:ascii="Arial" w:eastAsia="Arial" w:hAnsi="Arial" w:cs="Arial"/>
          <w:sz w:val="22"/>
          <w:szCs w:val="22"/>
          <w:lang w:val="es-MX" w:eastAsia="es-MX"/>
        </w:rPr>
      </w:pPr>
    </w:p>
    <w:p w14:paraId="6163A305" w14:textId="77777777"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Los recursos materiales, humanos y económicos, que aporta para la realización de los servicios materia de este Contrato son de origen lícito.</w:t>
      </w:r>
    </w:p>
    <w:p w14:paraId="4671F18D" w14:textId="77777777" w:rsidR="00F21450" w:rsidRPr="00A335BC" w:rsidRDefault="00F21450" w:rsidP="00A335BC">
      <w:pPr>
        <w:ind w:hanging="294"/>
        <w:jc w:val="both"/>
        <w:rPr>
          <w:rFonts w:ascii="Arial" w:eastAsia="Arial" w:hAnsi="Arial" w:cs="Arial"/>
          <w:sz w:val="22"/>
          <w:szCs w:val="22"/>
          <w:lang w:val="es-MX" w:eastAsia="es-MX"/>
        </w:rPr>
      </w:pPr>
    </w:p>
    <w:p w14:paraId="1C4C75EE" w14:textId="77777777"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lastRenderedPageBreak/>
        <w:t xml:space="preserve">Conoce el contenido de las disposiciones reglamentarias y administrativas que regulan la ejecución de este tipo de servicios </w:t>
      </w:r>
      <w:r w:rsidR="002670CC" w:rsidRPr="00A335BC">
        <w:rPr>
          <w:rFonts w:ascii="Arial" w:eastAsia="Arial" w:hAnsi="Arial" w:cs="Arial"/>
          <w:sz w:val="22"/>
          <w:szCs w:val="22"/>
        </w:rPr>
        <w:t>del presente instrumento</w:t>
      </w:r>
      <w:r w:rsidRPr="00A335BC">
        <w:rPr>
          <w:rFonts w:ascii="Arial" w:eastAsia="Arial" w:hAnsi="Arial" w:cs="Arial"/>
          <w:sz w:val="22"/>
          <w:szCs w:val="22"/>
        </w:rPr>
        <w:t>.</w:t>
      </w:r>
    </w:p>
    <w:p w14:paraId="3C54FEC8" w14:textId="77777777" w:rsidR="00F21450" w:rsidRPr="00A335BC" w:rsidRDefault="00F21450" w:rsidP="00A335BC">
      <w:pPr>
        <w:ind w:hanging="294"/>
        <w:jc w:val="both"/>
        <w:rPr>
          <w:rFonts w:ascii="Arial" w:eastAsia="Arial" w:hAnsi="Arial" w:cs="Arial"/>
          <w:sz w:val="22"/>
          <w:szCs w:val="22"/>
          <w:lang w:val="es-MX" w:eastAsia="es-MX"/>
        </w:rPr>
      </w:pPr>
    </w:p>
    <w:p w14:paraId="750492D7" w14:textId="3E6EC5B4" w:rsidR="00960BB8" w:rsidRPr="00064531" w:rsidRDefault="00960BB8" w:rsidP="00E44986">
      <w:pPr>
        <w:pStyle w:val="Prrafodelista"/>
        <w:numPr>
          <w:ilvl w:val="0"/>
          <w:numId w:val="6"/>
        </w:numPr>
        <w:jc w:val="both"/>
        <w:rPr>
          <w:rFonts w:ascii="Arial" w:eastAsia="Arial" w:hAnsi="Arial" w:cs="Arial"/>
          <w:sz w:val="22"/>
          <w:szCs w:val="22"/>
        </w:rPr>
      </w:pPr>
      <w:r w:rsidRPr="00064531">
        <w:rPr>
          <w:rFonts w:ascii="Arial" w:eastAsia="Arial" w:hAnsi="Arial" w:cs="Arial"/>
          <w:sz w:val="22"/>
          <w:szCs w:val="22"/>
        </w:rPr>
        <w:t>Que para efectos de lo previsto por el Artículo 32-D del Código Fisca</w:t>
      </w:r>
      <w:r w:rsidRPr="00B03EFA">
        <w:rPr>
          <w:rFonts w:ascii="Arial" w:eastAsia="Arial" w:hAnsi="Arial" w:cs="Arial"/>
          <w:sz w:val="22"/>
          <w:szCs w:val="22"/>
        </w:rPr>
        <w:t>l de la Federación, ha presentado al FIDUCIARIO el documento expedido por el Servicio de Administración Tributaria en el que se emite la opinión en sentido positivo respecto del cumplimiento de obligaciones fiscales</w:t>
      </w:r>
      <w:r w:rsidR="00064531">
        <w:rPr>
          <w:rFonts w:ascii="Arial" w:eastAsia="Arial" w:hAnsi="Arial" w:cs="Arial"/>
          <w:sz w:val="22"/>
          <w:szCs w:val="22"/>
        </w:rPr>
        <w:t>.</w:t>
      </w:r>
      <w:r w:rsidRPr="00B03EFA">
        <w:rPr>
          <w:rFonts w:ascii="Arial" w:eastAsia="Arial" w:hAnsi="Arial" w:cs="Arial"/>
          <w:sz w:val="22"/>
          <w:szCs w:val="22"/>
        </w:rPr>
        <w:t xml:space="preserve"> </w:t>
      </w:r>
    </w:p>
    <w:p w14:paraId="4B823C77" w14:textId="3AA3564B"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Manifiesta bajo protesta de decir verdad, que no se encuentra en alguno de los supuestos previstos en el artículo 8º de la Ley Federal de Responsabilidades Administrativas de los Servidores Públicos.</w:t>
      </w:r>
    </w:p>
    <w:p w14:paraId="5E566C88" w14:textId="77777777" w:rsidR="00F21450" w:rsidRPr="00A335BC" w:rsidRDefault="00F21450" w:rsidP="00A335BC">
      <w:pPr>
        <w:ind w:hanging="294"/>
        <w:jc w:val="both"/>
        <w:rPr>
          <w:rFonts w:ascii="Arial" w:eastAsia="Arial" w:hAnsi="Arial" w:cs="Arial"/>
          <w:sz w:val="22"/>
          <w:szCs w:val="22"/>
          <w:lang w:val="es-MX" w:eastAsia="es-MX"/>
        </w:rPr>
      </w:pPr>
    </w:p>
    <w:p w14:paraId="348E8C4D" w14:textId="77777777" w:rsidR="00F21450" w:rsidRPr="00A335BC" w:rsidRDefault="00C6210D"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E</w:t>
      </w:r>
      <w:r w:rsidR="00F21450" w:rsidRPr="00A335BC">
        <w:rPr>
          <w:rFonts w:ascii="Arial" w:eastAsia="Arial" w:hAnsi="Arial" w:cs="Arial"/>
          <w:sz w:val="22"/>
          <w:szCs w:val="22"/>
        </w:rPr>
        <w:t xml:space="preserve">n caso de resultar falsa la manifestación a que se refiere </w:t>
      </w:r>
      <w:r w:rsidR="00BC19BC" w:rsidRPr="00A335BC">
        <w:rPr>
          <w:rFonts w:ascii="Arial" w:eastAsia="Arial" w:hAnsi="Arial" w:cs="Arial"/>
          <w:sz w:val="22"/>
          <w:szCs w:val="22"/>
        </w:rPr>
        <w:t xml:space="preserve">los incisos </w:t>
      </w:r>
      <w:r w:rsidR="00F21450" w:rsidRPr="00A335BC">
        <w:rPr>
          <w:rFonts w:ascii="Arial" w:eastAsia="Arial" w:hAnsi="Arial" w:cs="Arial"/>
          <w:sz w:val="22"/>
          <w:szCs w:val="22"/>
        </w:rPr>
        <w:t>anterior</w:t>
      </w:r>
      <w:r w:rsidR="00CD0014" w:rsidRPr="00A335BC">
        <w:rPr>
          <w:rFonts w:ascii="Arial" w:eastAsia="Arial" w:hAnsi="Arial" w:cs="Arial"/>
          <w:sz w:val="22"/>
          <w:szCs w:val="22"/>
        </w:rPr>
        <w:t>es</w:t>
      </w:r>
      <w:r w:rsidR="00F21450" w:rsidRPr="00A335BC">
        <w:rPr>
          <w:rFonts w:ascii="Arial" w:eastAsia="Arial" w:hAnsi="Arial" w:cs="Arial"/>
          <w:sz w:val="22"/>
          <w:szCs w:val="22"/>
        </w:rPr>
        <w:t>, o que en la vigencia de este Contrato incurra en tales hipótesis, el Contrato será nulo, de conformidad con lo establecido en el artículo 2225 y demás relativos del Código Civil Federal.</w:t>
      </w:r>
    </w:p>
    <w:p w14:paraId="5BA93937" w14:textId="77777777" w:rsidR="00F21450" w:rsidRPr="00A335BC" w:rsidRDefault="00F21450" w:rsidP="00A335BC">
      <w:pPr>
        <w:ind w:hanging="294"/>
        <w:jc w:val="both"/>
        <w:rPr>
          <w:rFonts w:ascii="Arial" w:eastAsia="Arial" w:hAnsi="Arial" w:cs="Arial"/>
          <w:sz w:val="22"/>
          <w:szCs w:val="22"/>
          <w:lang w:val="es-MX" w:eastAsia="es-MX"/>
        </w:rPr>
      </w:pPr>
    </w:p>
    <w:p w14:paraId="0604EB9E" w14:textId="77777777" w:rsidR="00F21450" w:rsidRPr="00A335BC" w:rsidRDefault="00F21450" w:rsidP="00A335BC">
      <w:pPr>
        <w:pStyle w:val="Prrafodelista"/>
        <w:numPr>
          <w:ilvl w:val="0"/>
          <w:numId w:val="6"/>
        </w:numPr>
        <w:jc w:val="both"/>
        <w:rPr>
          <w:rFonts w:ascii="Arial" w:eastAsia="Arial" w:hAnsi="Arial" w:cs="Arial"/>
          <w:sz w:val="22"/>
          <w:szCs w:val="22"/>
        </w:rPr>
      </w:pPr>
      <w:r w:rsidRPr="00A335BC">
        <w:rPr>
          <w:rFonts w:ascii="Arial" w:eastAsia="Arial" w:hAnsi="Arial" w:cs="Arial"/>
          <w:sz w:val="22"/>
          <w:szCs w:val="22"/>
        </w:rPr>
        <w:t>Ha inspeccionado debidamente el sitio de ejecución de los servicios que aquí se le encomiendan, a fin de considerar amplia y detalladamente todos los factores que intervendrán en la realización de los mismos.</w:t>
      </w:r>
    </w:p>
    <w:p w14:paraId="05CFD0D0" w14:textId="77777777" w:rsidR="00A1003C" w:rsidRPr="00A335BC" w:rsidRDefault="00A1003C" w:rsidP="00A335BC">
      <w:pPr>
        <w:rPr>
          <w:rFonts w:ascii="Arial" w:hAnsi="Arial" w:cs="Arial"/>
          <w:sz w:val="22"/>
          <w:szCs w:val="22"/>
        </w:rPr>
      </w:pPr>
    </w:p>
    <w:p w14:paraId="108A68D3" w14:textId="77777777" w:rsidR="00FE19D6" w:rsidRPr="00A335BC" w:rsidRDefault="00A1003C" w:rsidP="00A335BC">
      <w:pPr>
        <w:rPr>
          <w:rFonts w:ascii="Arial" w:hAnsi="Arial" w:cs="Arial"/>
          <w:b/>
          <w:sz w:val="22"/>
          <w:szCs w:val="22"/>
        </w:rPr>
      </w:pPr>
      <w:r w:rsidRPr="00A335BC">
        <w:rPr>
          <w:rFonts w:ascii="Arial" w:hAnsi="Arial" w:cs="Arial"/>
          <w:b/>
          <w:sz w:val="22"/>
          <w:szCs w:val="22"/>
        </w:rPr>
        <w:t>III. Declara el GOBIERNO DEL ESTADO, por conducto de su</w:t>
      </w:r>
      <w:r w:rsidR="00576055" w:rsidRPr="00A335BC">
        <w:rPr>
          <w:rFonts w:ascii="Arial" w:hAnsi="Arial" w:cs="Arial"/>
          <w:b/>
          <w:sz w:val="22"/>
          <w:szCs w:val="22"/>
        </w:rPr>
        <w:t>s</w:t>
      </w:r>
      <w:r w:rsidRPr="00A335BC">
        <w:rPr>
          <w:rFonts w:ascii="Arial" w:hAnsi="Arial" w:cs="Arial"/>
          <w:b/>
          <w:sz w:val="22"/>
          <w:szCs w:val="22"/>
        </w:rPr>
        <w:t xml:space="preserve"> representante</w:t>
      </w:r>
      <w:r w:rsidR="00576055" w:rsidRPr="00A335BC">
        <w:rPr>
          <w:rFonts w:ascii="Arial" w:hAnsi="Arial" w:cs="Arial"/>
          <w:b/>
          <w:sz w:val="22"/>
          <w:szCs w:val="22"/>
        </w:rPr>
        <w:t>s</w:t>
      </w:r>
      <w:r w:rsidR="00820687" w:rsidRPr="00A335BC">
        <w:rPr>
          <w:rFonts w:ascii="Arial" w:hAnsi="Arial" w:cs="Arial"/>
          <w:b/>
          <w:sz w:val="22"/>
          <w:szCs w:val="22"/>
        </w:rPr>
        <w:t>,</w:t>
      </w:r>
      <w:r w:rsidR="006159BF" w:rsidRPr="00A335BC">
        <w:rPr>
          <w:rFonts w:ascii="Arial" w:hAnsi="Arial" w:cs="Arial"/>
          <w:b/>
          <w:sz w:val="22"/>
          <w:szCs w:val="22"/>
        </w:rPr>
        <w:t xml:space="preserve"> que:</w:t>
      </w:r>
    </w:p>
    <w:p w14:paraId="28E40F0A" w14:textId="77777777" w:rsidR="006159BF" w:rsidRPr="00A335BC" w:rsidRDefault="006159BF" w:rsidP="00A335BC">
      <w:pPr>
        <w:rPr>
          <w:rFonts w:ascii="Arial" w:hAnsi="Arial" w:cs="Arial"/>
          <w:b/>
          <w:sz w:val="22"/>
          <w:szCs w:val="22"/>
        </w:rPr>
      </w:pPr>
    </w:p>
    <w:p w14:paraId="5021C8CD" w14:textId="77777777" w:rsidR="00F77279" w:rsidRPr="00A335BC" w:rsidRDefault="00F77279" w:rsidP="00A335BC">
      <w:pPr>
        <w:pStyle w:val="Prrafodelista"/>
        <w:numPr>
          <w:ilvl w:val="0"/>
          <w:numId w:val="32"/>
        </w:numPr>
        <w:suppressAutoHyphens/>
        <w:jc w:val="both"/>
        <w:rPr>
          <w:rFonts w:ascii="Arial" w:eastAsia="Arial" w:hAnsi="Arial" w:cs="Arial"/>
          <w:sz w:val="22"/>
          <w:szCs w:val="22"/>
        </w:rPr>
      </w:pPr>
      <w:r w:rsidRPr="00A335BC">
        <w:rPr>
          <w:rFonts w:ascii="Arial" w:eastAsia="Arial" w:hAnsi="Arial" w:cs="Arial"/>
          <w:sz w:val="22"/>
          <w:szCs w:val="22"/>
        </w:rPr>
        <w:t>Es una Entidad Federativa Libre y Soberana que forma parte integrante de la Federación, de conformidad con lo establecido en los artículos 40, 42, fracción I y 43 de la Constitución Política de los Estados Unidos Mexicanos, y 1 de la Constitución Política del Estado Libre y Soberano de Puebla.</w:t>
      </w:r>
    </w:p>
    <w:p w14:paraId="3B2135F7" w14:textId="77777777" w:rsidR="00F77279" w:rsidRPr="00A335BC" w:rsidRDefault="00F77279" w:rsidP="00A335BC">
      <w:pPr>
        <w:pStyle w:val="Prrafodelista"/>
        <w:jc w:val="both"/>
        <w:rPr>
          <w:rFonts w:ascii="Arial" w:eastAsia="Arial" w:hAnsi="Arial" w:cs="Arial"/>
          <w:sz w:val="22"/>
          <w:szCs w:val="22"/>
        </w:rPr>
      </w:pPr>
    </w:p>
    <w:p w14:paraId="0420283D" w14:textId="77777777" w:rsidR="00F77279" w:rsidRPr="00A335BC" w:rsidRDefault="00F77279" w:rsidP="00A335BC">
      <w:pPr>
        <w:pStyle w:val="Prrafodelista"/>
        <w:numPr>
          <w:ilvl w:val="0"/>
          <w:numId w:val="32"/>
        </w:numPr>
        <w:suppressAutoHyphens/>
        <w:jc w:val="both"/>
        <w:rPr>
          <w:rFonts w:ascii="Arial" w:eastAsia="Arial" w:hAnsi="Arial" w:cs="Arial"/>
          <w:sz w:val="22"/>
          <w:szCs w:val="22"/>
        </w:rPr>
      </w:pPr>
      <w:r w:rsidRPr="00A335BC">
        <w:rPr>
          <w:rFonts w:ascii="Arial" w:eastAsia="Arial" w:hAnsi="Arial" w:cs="Arial"/>
          <w:sz w:val="22"/>
          <w:szCs w:val="22"/>
        </w:rPr>
        <w:t>La Ley Orgánica de la Administración Pública del Estado de Puebla, establece en sus artículos 3, 17, fracciones II y XI, que para los estudios, planeación y despacho de los asuntos del orden administrativo, el Poder Ejecutivo del Estado contará, entre otras Dependencias, con las Secretarías de Finanzas y Administración y de Educación Pública.</w:t>
      </w:r>
    </w:p>
    <w:p w14:paraId="60B46807" w14:textId="77777777" w:rsidR="00F77279" w:rsidRPr="00A335BC" w:rsidRDefault="00F77279" w:rsidP="00A335BC">
      <w:pPr>
        <w:pStyle w:val="Prrafodelista"/>
        <w:jc w:val="both"/>
        <w:rPr>
          <w:rFonts w:ascii="Arial" w:eastAsia="Arial" w:hAnsi="Arial" w:cs="Arial"/>
          <w:sz w:val="22"/>
          <w:szCs w:val="22"/>
        </w:rPr>
      </w:pPr>
    </w:p>
    <w:p w14:paraId="0407B368" w14:textId="77777777" w:rsidR="00F77279" w:rsidRPr="00A335BC" w:rsidRDefault="00F77279" w:rsidP="00A335BC">
      <w:pPr>
        <w:pStyle w:val="Prrafodelista"/>
        <w:numPr>
          <w:ilvl w:val="0"/>
          <w:numId w:val="32"/>
        </w:numPr>
        <w:suppressAutoHyphens/>
        <w:jc w:val="both"/>
        <w:rPr>
          <w:rFonts w:ascii="Arial" w:eastAsia="Arial" w:hAnsi="Arial" w:cs="Arial"/>
          <w:sz w:val="22"/>
          <w:szCs w:val="22"/>
        </w:rPr>
      </w:pPr>
      <w:r w:rsidRPr="00A335BC">
        <w:rPr>
          <w:rFonts w:ascii="Arial" w:eastAsia="Arial" w:hAnsi="Arial" w:cs="Arial"/>
          <w:sz w:val="22"/>
          <w:szCs w:val="22"/>
        </w:rPr>
        <w:t xml:space="preserve">El Secretario de Finanzas y Administración, acredita su personalidad y facultades con el nombramiento que fue expedido a su favor por el Gobernador Constitucional del Estado, con fecha </w:t>
      </w:r>
      <w:r w:rsidR="00014A07" w:rsidRPr="00A335BC">
        <w:rPr>
          <w:rFonts w:ascii="Arial" w:eastAsia="Arial" w:hAnsi="Arial" w:cs="Arial"/>
          <w:sz w:val="22"/>
          <w:szCs w:val="22"/>
        </w:rPr>
        <w:t>8 de marzo de 2015</w:t>
      </w:r>
      <w:r w:rsidRPr="00A335BC">
        <w:rPr>
          <w:rFonts w:ascii="Arial" w:eastAsia="Arial" w:hAnsi="Arial" w:cs="Arial"/>
          <w:sz w:val="22"/>
          <w:szCs w:val="22"/>
        </w:rPr>
        <w:t>, así como con las facultades para la suscripción del presente instrumento, de conformidad con los artículos 3, 10, 11, párrafo segundo, 14, párrafo primero, 17, fracción II, 19, y 35, fracciones V y LIII de la Ley Orgánica de la Administración Pública del Estado de Puebla, así como 1 y 8 del Reglamento Interior de la Secretaría de Finanzas. Asimismo, manifiesta que dichas facultades no le han sido revocadas, modificadas ni limitadas de manera alguna.</w:t>
      </w:r>
    </w:p>
    <w:p w14:paraId="367A4E9C" w14:textId="77777777" w:rsidR="00F77279" w:rsidRPr="00A335BC" w:rsidRDefault="00F77279" w:rsidP="00A335BC">
      <w:pPr>
        <w:pStyle w:val="Prrafodelista"/>
        <w:jc w:val="both"/>
        <w:rPr>
          <w:rFonts w:ascii="Arial" w:eastAsia="Arial" w:hAnsi="Arial" w:cs="Arial"/>
          <w:sz w:val="22"/>
          <w:szCs w:val="22"/>
        </w:rPr>
      </w:pPr>
    </w:p>
    <w:p w14:paraId="0D26887F" w14:textId="662AE917" w:rsidR="00F77279" w:rsidRPr="00A335BC" w:rsidRDefault="00297901" w:rsidP="00A335BC">
      <w:pPr>
        <w:pStyle w:val="Prrafodelista"/>
        <w:numPr>
          <w:ilvl w:val="0"/>
          <w:numId w:val="32"/>
        </w:numPr>
        <w:suppressAutoHyphens/>
        <w:jc w:val="both"/>
        <w:rPr>
          <w:rFonts w:ascii="Arial" w:eastAsia="Arial" w:hAnsi="Arial" w:cs="Arial"/>
          <w:sz w:val="22"/>
          <w:szCs w:val="22"/>
        </w:rPr>
      </w:pPr>
      <w:r>
        <w:rPr>
          <w:rFonts w:ascii="Arial" w:eastAsia="Arial" w:hAnsi="Arial" w:cs="Arial"/>
          <w:sz w:val="22"/>
          <w:szCs w:val="22"/>
        </w:rPr>
        <w:t>La</w:t>
      </w:r>
      <w:r w:rsidR="00F77279" w:rsidRPr="00A335BC">
        <w:rPr>
          <w:rFonts w:ascii="Arial" w:eastAsia="Arial" w:hAnsi="Arial" w:cs="Arial"/>
          <w:sz w:val="22"/>
          <w:szCs w:val="22"/>
        </w:rPr>
        <w:t xml:space="preserve"> </w:t>
      </w:r>
      <w:r>
        <w:rPr>
          <w:rFonts w:ascii="Arial" w:eastAsia="Arial" w:hAnsi="Arial" w:cs="Arial"/>
          <w:sz w:val="22"/>
          <w:szCs w:val="22"/>
        </w:rPr>
        <w:t>encargada</w:t>
      </w:r>
      <w:r w:rsidR="00014A07" w:rsidRPr="00A335BC">
        <w:rPr>
          <w:rFonts w:ascii="Arial" w:eastAsia="Arial" w:hAnsi="Arial" w:cs="Arial"/>
          <w:sz w:val="22"/>
          <w:szCs w:val="22"/>
        </w:rPr>
        <w:t xml:space="preserve"> del Despacho de la Secretaría de Educación Pública, acredita su personalidad con </w:t>
      </w:r>
      <w:r w:rsidR="00014A07" w:rsidRPr="00B03EFA">
        <w:rPr>
          <w:rFonts w:ascii="Arial" w:eastAsia="Arial" w:hAnsi="Arial" w:cs="Arial"/>
          <w:sz w:val="22"/>
          <w:szCs w:val="22"/>
          <w:highlight w:val="yellow"/>
        </w:rPr>
        <w:t xml:space="preserve">el nombramiento que fue expedido a su favor por el Gobernador Constitucional del Estado, Rafael Moreno Valle Rosas, con fecha </w:t>
      </w:r>
      <w:r>
        <w:rPr>
          <w:rFonts w:ascii="Arial" w:eastAsia="Arial" w:hAnsi="Arial" w:cs="Arial"/>
          <w:sz w:val="22"/>
          <w:szCs w:val="22"/>
          <w:highlight w:val="yellow"/>
        </w:rPr>
        <w:t>4</w:t>
      </w:r>
      <w:r w:rsidR="00014A07" w:rsidRPr="00B03EFA">
        <w:rPr>
          <w:rFonts w:ascii="Arial" w:eastAsia="Arial" w:hAnsi="Arial" w:cs="Arial"/>
          <w:sz w:val="22"/>
          <w:szCs w:val="22"/>
          <w:highlight w:val="yellow"/>
        </w:rPr>
        <w:t xml:space="preserve"> de </w:t>
      </w:r>
      <w:r>
        <w:rPr>
          <w:rFonts w:ascii="Arial" w:eastAsia="Arial" w:hAnsi="Arial" w:cs="Arial"/>
          <w:sz w:val="22"/>
          <w:szCs w:val="22"/>
          <w:highlight w:val="yellow"/>
        </w:rPr>
        <w:t>junio</w:t>
      </w:r>
      <w:r w:rsidR="00014A07" w:rsidRPr="00B03EFA">
        <w:rPr>
          <w:rFonts w:ascii="Arial" w:eastAsia="Arial" w:hAnsi="Arial" w:cs="Arial"/>
          <w:sz w:val="22"/>
          <w:szCs w:val="22"/>
          <w:highlight w:val="yellow"/>
        </w:rPr>
        <w:t xml:space="preserve"> de</w:t>
      </w:r>
      <w:r w:rsidR="0022709B" w:rsidRPr="00B03EFA">
        <w:rPr>
          <w:rFonts w:ascii="Arial" w:eastAsia="Arial" w:hAnsi="Arial" w:cs="Arial"/>
          <w:sz w:val="22"/>
          <w:szCs w:val="22"/>
          <w:highlight w:val="yellow"/>
        </w:rPr>
        <w:t xml:space="preserve"> 2015</w:t>
      </w:r>
      <w:r w:rsidR="00F77279" w:rsidRPr="00A335BC">
        <w:rPr>
          <w:rFonts w:ascii="Arial" w:eastAsia="Arial" w:hAnsi="Arial" w:cs="Arial"/>
          <w:sz w:val="22"/>
          <w:szCs w:val="22"/>
        </w:rPr>
        <w:t>, así como con las facultades para la suscripción del presente Convenio, de conformidad con los artículos 3, 11 párrafo segundo, 14 párrafo primero, 17, fracción XI, 19, y 44 de la Ley Orgánica de la Administración Pública del Estado de Puebla, así como 5 fracción I, 14 y 16 del Reglamento Interior de la Secretaría de Educación Pública. Asimismo, manifiesta que dichas facultades no han terminado, ni le han sido revocadas, modificadas ni limitadas de manera alguna a esta fecha.</w:t>
      </w:r>
    </w:p>
    <w:p w14:paraId="1A4F311A" w14:textId="77777777" w:rsidR="00F77279" w:rsidRPr="00A335BC" w:rsidRDefault="00F77279" w:rsidP="00A335BC">
      <w:pPr>
        <w:pStyle w:val="Prrafodelista"/>
        <w:jc w:val="both"/>
        <w:rPr>
          <w:rFonts w:ascii="Arial" w:eastAsia="Arial" w:hAnsi="Arial" w:cs="Arial"/>
          <w:sz w:val="22"/>
          <w:szCs w:val="22"/>
        </w:rPr>
      </w:pPr>
    </w:p>
    <w:p w14:paraId="6B1B786D" w14:textId="77777777" w:rsidR="00F77279" w:rsidRPr="00A335BC" w:rsidRDefault="00F77279" w:rsidP="00A335BC">
      <w:pPr>
        <w:pStyle w:val="Prrafodelista"/>
        <w:numPr>
          <w:ilvl w:val="0"/>
          <w:numId w:val="32"/>
        </w:numPr>
        <w:suppressAutoHyphens/>
        <w:ind w:right="72"/>
        <w:jc w:val="both"/>
        <w:rPr>
          <w:rFonts w:ascii="Arial" w:eastAsia="Arial" w:hAnsi="Arial" w:cs="Arial"/>
          <w:sz w:val="22"/>
          <w:szCs w:val="22"/>
        </w:rPr>
      </w:pPr>
      <w:r w:rsidRPr="00A335BC">
        <w:rPr>
          <w:rFonts w:ascii="Arial" w:eastAsia="Arial" w:hAnsi="Arial" w:cs="Arial"/>
          <w:sz w:val="22"/>
          <w:szCs w:val="22"/>
        </w:rPr>
        <w:t xml:space="preserve">Su Cédula de Identificación Fiscal es </w:t>
      </w:r>
      <w:r w:rsidR="002E7F8B" w:rsidRPr="00A335BC">
        <w:rPr>
          <w:rFonts w:ascii="Arial" w:eastAsia="Arial" w:hAnsi="Arial" w:cs="Arial"/>
          <w:sz w:val="22"/>
          <w:szCs w:val="22"/>
        </w:rPr>
        <w:t>GEP8501011S6.</w:t>
      </w:r>
    </w:p>
    <w:p w14:paraId="17E7E077" w14:textId="77777777" w:rsidR="00F77279" w:rsidRPr="00A335BC" w:rsidRDefault="00F77279" w:rsidP="00A335BC">
      <w:pPr>
        <w:pStyle w:val="Prrafodelista"/>
        <w:suppressAutoHyphens/>
        <w:jc w:val="both"/>
        <w:rPr>
          <w:rFonts w:ascii="Arial" w:hAnsi="Arial" w:cs="Arial"/>
          <w:sz w:val="22"/>
          <w:szCs w:val="22"/>
        </w:rPr>
      </w:pPr>
    </w:p>
    <w:p w14:paraId="359AFA3E" w14:textId="77777777" w:rsidR="00F77279" w:rsidRPr="00A335BC" w:rsidRDefault="00F77279" w:rsidP="00A335BC">
      <w:pPr>
        <w:pStyle w:val="Prrafodelista"/>
        <w:widowControl w:val="0"/>
        <w:numPr>
          <w:ilvl w:val="0"/>
          <w:numId w:val="32"/>
        </w:numPr>
        <w:jc w:val="both"/>
        <w:rPr>
          <w:rFonts w:ascii="Arial" w:hAnsi="Arial" w:cs="Arial"/>
          <w:sz w:val="22"/>
          <w:szCs w:val="22"/>
        </w:rPr>
      </w:pPr>
      <w:r w:rsidRPr="00A335BC">
        <w:rPr>
          <w:rFonts w:ascii="Arial" w:hAnsi="Arial" w:cs="Arial"/>
          <w:sz w:val="22"/>
          <w:szCs w:val="22"/>
        </w:rPr>
        <w:t>Es su deseo celebrar el presente Contrato en los términos y condiciones que más adelante se estipulan.</w:t>
      </w:r>
    </w:p>
    <w:p w14:paraId="157EDB2B" w14:textId="77777777" w:rsidR="00EC7C16" w:rsidRPr="00A335BC" w:rsidRDefault="00EC7C16" w:rsidP="00A335BC">
      <w:pPr>
        <w:jc w:val="both"/>
        <w:rPr>
          <w:rFonts w:ascii="Arial" w:hAnsi="Arial" w:cs="Arial"/>
          <w:sz w:val="22"/>
          <w:szCs w:val="22"/>
        </w:rPr>
      </w:pPr>
    </w:p>
    <w:p w14:paraId="01492F44" w14:textId="77777777" w:rsidR="00E75DAE" w:rsidRPr="00A335BC" w:rsidRDefault="00E75DAE" w:rsidP="00A335BC">
      <w:pPr>
        <w:pStyle w:val="Prrafodelista"/>
        <w:rPr>
          <w:rFonts w:ascii="Arial" w:hAnsi="Arial" w:cs="Arial"/>
          <w:sz w:val="22"/>
          <w:szCs w:val="22"/>
        </w:rPr>
      </w:pPr>
    </w:p>
    <w:p w14:paraId="6FA6E2F2" w14:textId="77777777" w:rsidR="00E75DAE" w:rsidRPr="00A335BC" w:rsidRDefault="00E75DAE" w:rsidP="00A335BC">
      <w:pPr>
        <w:jc w:val="both"/>
        <w:rPr>
          <w:rFonts w:ascii="Arial" w:hAnsi="Arial" w:cs="Arial"/>
          <w:sz w:val="22"/>
          <w:szCs w:val="22"/>
        </w:rPr>
      </w:pPr>
    </w:p>
    <w:p w14:paraId="705D544D" w14:textId="77777777" w:rsidR="004D3F7F" w:rsidRPr="00A335BC" w:rsidRDefault="00064531" w:rsidP="00A335BC">
      <w:pPr>
        <w:jc w:val="both"/>
        <w:rPr>
          <w:rFonts w:ascii="Arial" w:hAnsi="Arial" w:cs="Arial"/>
          <w:b/>
          <w:sz w:val="22"/>
          <w:szCs w:val="22"/>
        </w:rPr>
      </w:pPr>
      <w:r>
        <w:rPr>
          <w:rFonts w:ascii="Arial" w:hAnsi="Arial" w:cs="Arial"/>
          <w:b/>
          <w:sz w:val="22"/>
          <w:szCs w:val="22"/>
        </w:rPr>
        <w:t>I</w:t>
      </w:r>
      <w:r w:rsidR="004D3F7F" w:rsidRPr="00A335BC">
        <w:rPr>
          <w:rFonts w:ascii="Arial" w:hAnsi="Arial" w:cs="Arial"/>
          <w:b/>
          <w:sz w:val="22"/>
          <w:szCs w:val="22"/>
        </w:rPr>
        <w:t xml:space="preserve">V. Declara la EMPRESA, por conducto de </w:t>
      </w:r>
      <w:r w:rsidR="00CD0014" w:rsidRPr="00A335BC">
        <w:rPr>
          <w:rFonts w:ascii="Arial" w:hAnsi="Arial" w:cs="Arial"/>
          <w:b/>
          <w:sz w:val="22"/>
          <w:szCs w:val="22"/>
        </w:rPr>
        <w:t>sus</w:t>
      </w:r>
      <w:r w:rsidR="004D3F7F" w:rsidRPr="00A335BC">
        <w:rPr>
          <w:rFonts w:ascii="Arial" w:hAnsi="Arial" w:cs="Arial"/>
          <w:b/>
          <w:sz w:val="22"/>
          <w:szCs w:val="22"/>
        </w:rPr>
        <w:t xml:space="preserve"> representante</w:t>
      </w:r>
      <w:r w:rsidR="00CD0014" w:rsidRPr="00A335BC">
        <w:rPr>
          <w:rFonts w:ascii="Arial" w:hAnsi="Arial" w:cs="Arial"/>
          <w:b/>
          <w:sz w:val="22"/>
          <w:szCs w:val="22"/>
        </w:rPr>
        <w:t>s</w:t>
      </w:r>
      <w:r w:rsidR="004D3F7F" w:rsidRPr="00A335BC">
        <w:rPr>
          <w:rFonts w:ascii="Arial" w:hAnsi="Arial" w:cs="Arial"/>
          <w:b/>
          <w:sz w:val="22"/>
          <w:szCs w:val="22"/>
        </w:rPr>
        <w:t>, que:</w:t>
      </w:r>
    </w:p>
    <w:p w14:paraId="4777F30D" w14:textId="77777777" w:rsidR="004D3F7F" w:rsidRPr="00A335BC" w:rsidRDefault="004D3F7F" w:rsidP="00A335BC">
      <w:pPr>
        <w:jc w:val="both"/>
        <w:rPr>
          <w:rFonts w:ascii="Arial" w:hAnsi="Arial" w:cs="Arial"/>
          <w:sz w:val="22"/>
          <w:szCs w:val="22"/>
        </w:rPr>
      </w:pPr>
    </w:p>
    <w:p w14:paraId="5FB414E9" w14:textId="77777777" w:rsidR="004D3F7F" w:rsidRPr="00A335BC" w:rsidRDefault="004D3F7F" w:rsidP="00A335BC">
      <w:pPr>
        <w:jc w:val="both"/>
        <w:rPr>
          <w:rFonts w:ascii="Arial" w:eastAsia="Calibri" w:hAnsi="Arial" w:cs="Arial"/>
          <w:sz w:val="22"/>
          <w:szCs w:val="22"/>
          <w:lang w:val="es-MX" w:eastAsia="es-MX"/>
        </w:rPr>
      </w:pPr>
    </w:p>
    <w:p w14:paraId="1A930AA9" w14:textId="77777777" w:rsidR="004D3F7F" w:rsidRPr="00A335BC" w:rsidRDefault="004D3F7F" w:rsidP="00A335BC">
      <w:pPr>
        <w:pStyle w:val="Prrafodelista"/>
        <w:widowControl w:val="0"/>
        <w:numPr>
          <w:ilvl w:val="0"/>
          <w:numId w:val="29"/>
        </w:numPr>
        <w:jc w:val="both"/>
        <w:rPr>
          <w:rFonts w:ascii="Arial" w:hAnsi="Arial" w:cs="Arial"/>
          <w:sz w:val="22"/>
          <w:szCs w:val="22"/>
        </w:rPr>
      </w:pPr>
      <w:r w:rsidRPr="00A335BC">
        <w:rPr>
          <w:rFonts w:ascii="Arial" w:hAnsi="Arial" w:cs="Arial"/>
          <w:sz w:val="22"/>
          <w:szCs w:val="22"/>
        </w:rPr>
        <w:t>Es una sociedad legalmente constituida de conformidad con lo dispuesto por las leyes de la República Mexicana, como lo acredita con la escritura pública número 121,815 de fecha 9 de septiembre de 2014, otorgada ante la fe del Lic. Eduardo García Villegas, Titular de la Notaría Pública número 15 del Distrito Federal, inscrita en el Registro Público de la Propiedad y de Comercio en el Distrito Federal en el folio mercantil electrónico 524,868, el 3 de noviembre de 2014.</w:t>
      </w:r>
    </w:p>
    <w:p w14:paraId="160CAAF9" w14:textId="77777777" w:rsidR="004D3F7F" w:rsidRPr="00A335BC" w:rsidRDefault="004D3F7F" w:rsidP="00A335BC">
      <w:pPr>
        <w:jc w:val="both"/>
        <w:rPr>
          <w:rFonts w:ascii="Arial" w:eastAsia="Calibri" w:hAnsi="Arial" w:cs="Arial"/>
          <w:sz w:val="22"/>
          <w:szCs w:val="22"/>
          <w:lang w:val="es-MX" w:eastAsia="es-MX"/>
        </w:rPr>
      </w:pPr>
    </w:p>
    <w:p w14:paraId="7F07C10F" w14:textId="77777777" w:rsidR="004D3F7F" w:rsidRPr="00A335BC" w:rsidRDefault="004D3F7F" w:rsidP="00A335BC">
      <w:pPr>
        <w:pStyle w:val="Prrafodelista"/>
        <w:widowControl w:val="0"/>
        <w:numPr>
          <w:ilvl w:val="0"/>
          <w:numId w:val="29"/>
        </w:numPr>
        <w:jc w:val="both"/>
        <w:rPr>
          <w:rFonts w:ascii="Arial" w:hAnsi="Arial" w:cs="Arial"/>
          <w:sz w:val="22"/>
          <w:szCs w:val="22"/>
        </w:rPr>
      </w:pPr>
      <w:r w:rsidRPr="00A335BC">
        <w:rPr>
          <w:rFonts w:ascii="Arial" w:hAnsi="Arial" w:cs="Arial"/>
          <w:sz w:val="22"/>
          <w:szCs w:val="22"/>
        </w:rPr>
        <w:t>Acredita</w:t>
      </w:r>
      <w:r w:rsidR="00CD0014" w:rsidRPr="00A335BC">
        <w:rPr>
          <w:rFonts w:ascii="Arial" w:hAnsi="Arial" w:cs="Arial"/>
          <w:sz w:val="22"/>
          <w:szCs w:val="22"/>
        </w:rPr>
        <w:t>n</w:t>
      </w:r>
      <w:r w:rsidRPr="00A335BC">
        <w:rPr>
          <w:rFonts w:ascii="Arial" w:hAnsi="Arial" w:cs="Arial"/>
          <w:sz w:val="22"/>
          <w:szCs w:val="22"/>
        </w:rPr>
        <w:t xml:space="preserve"> </w:t>
      </w:r>
      <w:r w:rsidR="00CD0014" w:rsidRPr="00A335BC">
        <w:rPr>
          <w:rFonts w:ascii="Arial" w:hAnsi="Arial" w:cs="Arial"/>
          <w:sz w:val="22"/>
          <w:szCs w:val="22"/>
        </w:rPr>
        <w:t xml:space="preserve">sus </w:t>
      </w:r>
      <w:r w:rsidRPr="00A335BC">
        <w:rPr>
          <w:rFonts w:ascii="Arial" w:hAnsi="Arial" w:cs="Arial"/>
          <w:sz w:val="22"/>
          <w:szCs w:val="22"/>
        </w:rPr>
        <w:t xml:space="preserve">facultades </w:t>
      </w:r>
      <w:r w:rsidR="00CD0014" w:rsidRPr="00A335BC">
        <w:rPr>
          <w:rFonts w:ascii="Arial" w:hAnsi="Arial" w:cs="Arial"/>
          <w:sz w:val="22"/>
          <w:szCs w:val="22"/>
        </w:rPr>
        <w:t xml:space="preserve">y poderes </w:t>
      </w:r>
      <w:r w:rsidRPr="00A335BC">
        <w:rPr>
          <w:rFonts w:ascii="Arial" w:hAnsi="Arial" w:cs="Arial"/>
          <w:sz w:val="22"/>
          <w:szCs w:val="22"/>
        </w:rPr>
        <w:t>para suscribir el presente instrumento</w:t>
      </w:r>
      <w:r w:rsidR="00CD0014" w:rsidRPr="00A335BC">
        <w:rPr>
          <w:rFonts w:ascii="Arial" w:hAnsi="Arial" w:cs="Arial"/>
          <w:sz w:val="22"/>
          <w:szCs w:val="22"/>
        </w:rPr>
        <w:t>,</w:t>
      </w:r>
      <w:r w:rsidR="009C00CC" w:rsidRPr="00A335BC">
        <w:rPr>
          <w:rFonts w:ascii="Arial" w:hAnsi="Arial" w:cs="Arial"/>
          <w:sz w:val="22"/>
          <w:szCs w:val="22"/>
        </w:rPr>
        <w:t xml:space="preserve"> </w:t>
      </w:r>
      <w:r w:rsidRPr="00A335BC">
        <w:rPr>
          <w:rFonts w:ascii="Arial" w:hAnsi="Arial" w:cs="Arial"/>
          <w:sz w:val="22"/>
          <w:szCs w:val="22"/>
        </w:rPr>
        <w:t xml:space="preserve">mediante la escritura pública número 55832 de fecha 26 de noviembre de 2014, otorgada ante la fe del Licenciado Miguel </w:t>
      </w:r>
      <w:proofErr w:type="spellStart"/>
      <w:r w:rsidRPr="00A335BC">
        <w:rPr>
          <w:rFonts w:ascii="Arial" w:hAnsi="Arial" w:cs="Arial"/>
          <w:sz w:val="22"/>
          <w:szCs w:val="22"/>
        </w:rPr>
        <w:t>Soberón</w:t>
      </w:r>
      <w:proofErr w:type="spellEnd"/>
      <w:r w:rsidRPr="00A335BC">
        <w:rPr>
          <w:rFonts w:ascii="Arial" w:hAnsi="Arial" w:cs="Arial"/>
          <w:sz w:val="22"/>
          <w:szCs w:val="22"/>
        </w:rPr>
        <w:t xml:space="preserve"> </w:t>
      </w:r>
      <w:proofErr w:type="spellStart"/>
      <w:r w:rsidRPr="00A335BC">
        <w:rPr>
          <w:rFonts w:ascii="Arial" w:hAnsi="Arial" w:cs="Arial"/>
          <w:sz w:val="22"/>
          <w:szCs w:val="22"/>
        </w:rPr>
        <w:t>Mainero</w:t>
      </w:r>
      <w:proofErr w:type="spellEnd"/>
      <w:r w:rsidRPr="00A335BC">
        <w:rPr>
          <w:rFonts w:ascii="Arial" w:hAnsi="Arial" w:cs="Arial"/>
          <w:sz w:val="22"/>
          <w:szCs w:val="22"/>
        </w:rPr>
        <w:t xml:space="preserve">, Notario Público No. 181, de la Ciudad de México, Distrito Federal, </w:t>
      </w:r>
      <w:r w:rsidR="00CD0014" w:rsidRPr="00A335BC">
        <w:rPr>
          <w:rFonts w:ascii="Arial" w:hAnsi="Arial" w:cs="Arial"/>
          <w:sz w:val="22"/>
          <w:szCs w:val="22"/>
        </w:rPr>
        <w:t xml:space="preserve">inscrita en el Registro Público de la Propiedad y de Comercio en el Distrito Federal en el folio mercantil electrónico </w:t>
      </w:r>
      <w:r w:rsidR="00CE2F35" w:rsidRPr="00A335BC">
        <w:rPr>
          <w:rFonts w:ascii="Arial" w:hAnsi="Arial" w:cs="Arial"/>
          <w:sz w:val="22"/>
          <w:szCs w:val="22"/>
        </w:rPr>
        <w:t>52868-1</w:t>
      </w:r>
      <w:r w:rsidR="00CD0014" w:rsidRPr="00A335BC">
        <w:rPr>
          <w:rFonts w:ascii="Arial" w:hAnsi="Arial" w:cs="Arial"/>
          <w:sz w:val="22"/>
          <w:szCs w:val="22"/>
        </w:rPr>
        <w:t>, el</w:t>
      </w:r>
      <w:r w:rsidR="00CE2F35" w:rsidRPr="00A335BC">
        <w:rPr>
          <w:rFonts w:ascii="Arial" w:hAnsi="Arial" w:cs="Arial"/>
          <w:sz w:val="22"/>
          <w:szCs w:val="22"/>
        </w:rPr>
        <w:t xml:space="preserve"> 23</w:t>
      </w:r>
      <w:r w:rsidR="00CD0014" w:rsidRPr="00A335BC">
        <w:rPr>
          <w:rFonts w:ascii="Arial" w:hAnsi="Arial" w:cs="Arial"/>
          <w:sz w:val="22"/>
          <w:szCs w:val="22"/>
        </w:rPr>
        <w:t xml:space="preserve"> de </w:t>
      </w:r>
      <w:r w:rsidR="00CE2F35" w:rsidRPr="00A335BC">
        <w:rPr>
          <w:rFonts w:ascii="Arial" w:hAnsi="Arial" w:cs="Arial"/>
          <w:sz w:val="22"/>
          <w:szCs w:val="22"/>
        </w:rPr>
        <w:t xml:space="preserve">marzo </w:t>
      </w:r>
      <w:r w:rsidR="00CD0014" w:rsidRPr="00A335BC">
        <w:rPr>
          <w:rFonts w:ascii="Arial" w:hAnsi="Arial" w:cs="Arial"/>
          <w:sz w:val="22"/>
          <w:szCs w:val="22"/>
        </w:rPr>
        <w:t>de 2015</w:t>
      </w:r>
      <w:r w:rsidRPr="00A335BC">
        <w:rPr>
          <w:rFonts w:ascii="Arial" w:hAnsi="Arial" w:cs="Arial"/>
          <w:sz w:val="22"/>
          <w:szCs w:val="22"/>
        </w:rPr>
        <w:t>; no obstante manifiestan que dichas  facultades no les han sido revocadas, modificadas, ni limitadas en forma alguna.</w:t>
      </w:r>
    </w:p>
    <w:p w14:paraId="67865BE6" w14:textId="77777777" w:rsidR="00E75DAE" w:rsidRPr="00A335BC" w:rsidRDefault="00E75DAE" w:rsidP="00A335BC">
      <w:pPr>
        <w:jc w:val="both"/>
        <w:rPr>
          <w:rFonts w:ascii="Arial" w:hAnsi="Arial" w:cs="Arial"/>
          <w:sz w:val="22"/>
          <w:szCs w:val="22"/>
        </w:rPr>
      </w:pPr>
    </w:p>
    <w:p w14:paraId="288085B6" w14:textId="77777777" w:rsidR="009E6078" w:rsidRPr="00A335BC" w:rsidRDefault="009E6078" w:rsidP="00A335BC">
      <w:pPr>
        <w:pStyle w:val="Sinespaciado"/>
        <w:jc w:val="both"/>
        <w:rPr>
          <w:rFonts w:ascii="Arial" w:eastAsia="Calibri" w:hAnsi="Arial" w:cs="Arial"/>
          <w:sz w:val="22"/>
          <w:szCs w:val="22"/>
          <w:lang w:val="es-MX" w:eastAsia="es-MX"/>
        </w:rPr>
      </w:pPr>
    </w:p>
    <w:p w14:paraId="659653F5" w14:textId="27325529" w:rsidR="005139C8" w:rsidRPr="00A335BC" w:rsidRDefault="005139C8" w:rsidP="00A335BC">
      <w:pPr>
        <w:pStyle w:val="Sinespaciado"/>
        <w:jc w:val="both"/>
        <w:rPr>
          <w:rFonts w:ascii="Arial" w:eastAsia="Calibri" w:hAnsi="Arial" w:cs="Arial"/>
          <w:b/>
          <w:sz w:val="22"/>
          <w:szCs w:val="22"/>
          <w:lang w:val="es-MX" w:eastAsia="es-MX"/>
        </w:rPr>
      </w:pPr>
      <w:r w:rsidRPr="00A335BC">
        <w:rPr>
          <w:rFonts w:ascii="Arial" w:eastAsia="Calibri" w:hAnsi="Arial" w:cs="Arial"/>
          <w:b/>
          <w:sz w:val="22"/>
          <w:szCs w:val="22"/>
          <w:lang w:val="es-MX" w:eastAsia="es-MX"/>
        </w:rPr>
        <w:t xml:space="preserve">V.- Declaran </w:t>
      </w:r>
      <w:r w:rsidR="00090616" w:rsidRPr="00A335BC">
        <w:rPr>
          <w:rFonts w:ascii="Arial" w:eastAsia="Calibri" w:hAnsi="Arial" w:cs="Arial"/>
          <w:b/>
          <w:sz w:val="22"/>
          <w:szCs w:val="22"/>
          <w:lang w:val="es-MX" w:eastAsia="es-MX"/>
        </w:rPr>
        <w:t>las PARTES</w:t>
      </w:r>
      <w:r w:rsidRPr="00A335BC">
        <w:rPr>
          <w:rFonts w:ascii="Arial" w:eastAsia="Calibri" w:hAnsi="Arial" w:cs="Arial"/>
          <w:b/>
          <w:sz w:val="22"/>
          <w:szCs w:val="22"/>
          <w:lang w:val="es-MX" w:eastAsia="es-MX"/>
        </w:rPr>
        <w:t>, por conducto de sus respectivos representantes, que:</w:t>
      </w:r>
    </w:p>
    <w:p w14:paraId="531FCAB9" w14:textId="77777777" w:rsidR="005139C8" w:rsidRPr="00A335BC" w:rsidRDefault="005139C8" w:rsidP="00A335BC">
      <w:pPr>
        <w:pStyle w:val="Sinespaciado"/>
        <w:jc w:val="both"/>
        <w:rPr>
          <w:rFonts w:ascii="Arial" w:eastAsia="Calibri" w:hAnsi="Arial" w:cs="Arial"/>
          <w:sz w:val="22"/>
          <w:szCs w:val="22"/>
          <w:lang w:val="es-MX" w:eastAsia="es-MX"/>
        </w:rPr>
      </w:pPr>
    </w:p>
    <w:p w14:paraId="05B10A8E" w14:textId="77777777" w:rsidR="009E6078" w:rsidRPr="00A335BC" w:rsidRDefault="009E6078" w:rsidP="00A335BC">
      <w:pPr>
        <w:pStyle w:val="Sinespaciado"/>
        <w:jc w:val="both"/>
        <w:rPr>
          <w:rFonts w:ascii="Arial" w:eastAsia="Calibri" w:hAnsi="Arial" w:cs="Arial"/>
          <w:sz w:val="22"/>
          <w:szCs w:val="22"/>
          <w:lang w:val="es-MX" w:eastAsia="es-MX"/>
        </w:rPr>
      </w:pPr>
      <w:r w:rsidRPr="00A335BC">
        <w:rPr>
          <w:rFonts w:ascii="Arial" w:eastAsia="Calibri" w:hAnsi="Arial" w:cs="Arial"/>
          <w:b/>
          <w:sz w:val="22"/>
          <w:szCs w:val="22"/>
          <w:lang w:val="es-MX" w:eastAsia="es-MX"/>
        </w:rPr>
        <w:t>ÚNICA.-</w:t>
      </w:r>
      <w:r w:rsidRPr="00A335BC">
        <w:rPr>
          <w:rFonts w:ascii="Arial" w:eastAsia="Calibri" w:hAnsi="Arial" w:cs="Arial"/>
          <w:sz w:val="22"/>
          <w:szCs w:val="22"/>
          <w:lang w:val="es-MX" w:eastAsia="es-MX"/>
        </w:rPr>
        <w:t xml:space="preserve"> Previamente a la celebración de este Contrato, han obtenido todas y cada una de las autorizaciones para suscribirlo y sus representantes cuentan con las autorizaciones, facultades y capacidades legales suficientes para tal efecto, mismas que a la fecha de celebración del presente instrumento no han terminado, no les han sido modificadas, restringidas o revocadas en forma alguna. Asimismo, las </w:t>
      </w:r>
      <w:r w:rsidR="005139C8" w:rsidRPr="00A335BC">
        <w:rPr>
          <w:rFonts w:ascii="Arial" w:eastAsia="Calibri" w:hAnsi="Arial" w:cs="Arial"/>
          <w:sz w:val="22"/>
          <w:szCs w:val="22"/>
          <w:lang w:val="es-MX" w:eastAsia="es-MX"/>
        </w:rPr>
        <w:t>P</w:t>
      </w:r>
      <w:r w:rsidRPr="00A335BC">
        <w:rPr>
          <w:rFonts w:ascii="Arial" w:eastAsia="Calibri" w:hAnsi="Arial" w:cs="Arial"/>
          <w:sz w:val="22"/>
          <w:szCs w:val="22"/>
          <w:lang w:val="es-MX" w:eastAsia="es-MX"/>
        </w:rPr>
        <w:t>artes reconocen como suyas, en lo que les corresponde, todas y cada una de las declaraciones anteriores, por lo que están de acuerdo en obligarse de conformidad con lo que se establece en el presente Contrato.</w:t>
      </w:r>
    </w:p>
    <w:p w14:paraId="73EE99E9" w14:textId="77777777" w:rsidR="009E6078" w:rsidRPr="00A335BC" w:rsidRDefault="009E6078" w:rsidP="00A335BC">
      <w:pPr>
        <w:rPr>
          <w:rFonts w:ascii="Arial" w:hAnsi="Arial" w:cs="Arial"/>
          <w:sz w:val="22"/>
          <w:szCs w:val="22"/>
        </w:rPr>
      </w:pPr>
    </w:p>
    <w:p w14:paraId="239385EB" w14:textId="77777777" w:rsidR="00A1003C" w:rsidRPr="00A335BC" w:rsidRDefault="00A1003C" w:rsidP="00A335BC">
      <w:pPr>
        <w:rPr>
          <w:rFonts w:ascii="Arial" w:hAnsi="Arial" w:cs="Arial"/>
          <w:sz w:val="22"/>
          <w:szCs w:val="22"/>
        </w:rPr>
      </w:pPr>
      <w:r w:rsidRPr="00A335BC">
        <w:rPr>
          <w:rFonts w:ascii="Arial" w:hAnsi="Arial" w:cs="Arial"/>
          <w:sz w:val="22"/>
          <w:szCs w:val="22"/>
        </w:rPr>
        <w:t xml:space="preserve">Expuesto lo anterior, las </w:t>
      </w:r>
      <w:r w:rsidR="00532854" w:rsidRPr="00A335BC">
        <w:rPr>
          <w:rFonts w:ascii="Arial" w:hAnsi="Arial" w:cs="Arial"/>
          <w:sz w:val="22"/>
          <w:szCs w:val="22"/>
        </w:rPr>
        <w:t xml:space="preserve">Partes </w:t>
      </w:r>
      <w:r w:rsidRPr="00A335BC">
        <w:rPr>
          <w:rFonts w:ascii="Arial" w:hAnsi="Arial" w:cs="Arial"/>
          <w:sz w:val="22"/>
          <w:szCs w:val="22"/>
        </w:rPr>
        <w:t>otorgan de conformidad las siguientes:</w:t>
      </w:r>
    </w:p>
    <w:p w14:paraId="6D854F07" w14:textId="77777777" w:rsidR="00A1003C" w:rsidRPr="00A335BC" w:rsidRDefault="00A1003C" w:rsidP="00A335BC">
      <w:pPr>
        <w:rPr>
          <w:rFonts w:ascii="Arial" w:hAnsi="Arial" w:cs="Arial"/>
          <w:b/>
          <w:sz w:val="22"/>
          <w:szCs w:val="22"/>
        </w:rPr>
      </w:pPr>
    </w:p>
    <w:p w14:paraId="2E35A466" w14:textId="77777777" w:rsidR="00B22A9D" w:rsidRPr="00A335BC" w:rsidRDefault="00B22A9D" w:rsidP="00A335BC">
      <w:pPr>
        <w:rPr>
          <w:rFonts w:ascii="Arial" w:hAnsi="Arial" w:cs="Arial"/>
          <w:b/>
          <w:sz w:val="22"/>
          <w:szCs w:val="22"/>
        </w:rPr>
      </w:pPr>
    </w:p>
    <w:p w14:paraId="5AF0A369" w14:textId="77777777" w:rsidR="00A1003C" w:rsidRPr="00A335BC" w:rsidRDefault="00EA4409" w:rsidP="00A335BC">
      <w:pPr>
        <w:jc w:val="center"/>
        <w:rPr>
          <w:rFonts w:ascii="Arial" w:hAnsi="Arial" w:cs="Arial"/>
          <w:b/>
          <w:sz w:val="22"/>
          <w:szCs w:val="22"/>
        </w:rPr>
      </w:pPr>
      <w:r w:rsidRPr="00A335BC">
        <w:rPr>
          <w:rFonts w:ascii="Arial" w:hAnsi="Arial" w:cs="Arial"/>
          <w:b/>
          <w:sz w:val="22"/>
          <w:szCs w:val="22"/>
        </w:rPr>
        <w:t>CLÁUSULAS</w:t>
      </w:r>
    </w:p>
    <w:p w14:paraId="5CB9E27D" w14:textId="77777777" w:rsidR="00EA4409" w:rsidRPr="00A335BC" w:rsidRDefault="00EA4409" w:rsidP="00A335BC">
      <w:pPr>
        <w:rPr>
          <w:rFonts w:ascii="Arial" w:hAnsi="Arial" w:cs="Arial"/>
          <w:sz w:val="22"/>
          <w:szCs w:val="22"/>
        </w:rPr>
      </w:pPr>
    </w:p>
    <w:p w14:paraId="6232AC1A" w14:textId="77777777" w:rsidR="00B22A9D" w:rsidRPr="00A335BC" w:rsidRDefault="00B22A9D" w:rsidP="00A335BC">
      <w:pPr>
        <w:rPr>
          <w:rFonts w:ascii="Arial" w:hAnsi="Arial" w:cs="Arial"/>
          <w:sz w:val="22"/>
          <w:szCs w:val="22"/>
        </w:rPr>
      </w:pPr>
    </w:p>
    <w:p w14:paraId="4D01415A" w14:textId="77777777" w:rsidR="002B318A" w:rsidRPr="00A335BC" w:rsidRDefault="00A1003C" w:rsidP="000839AF">
      <w:pPr>
        <w:pStyle w:val="Sinespaciado"/>
        <w:jc w:val="both"/>
      </w:pPr>
      <w:r w:rsidRPr="00A335BC">
        <w:rPr>
          <w:rFonts w:ascii="Arial" w:hAnsi="Arial" w:cs="Arial"/>
          <w:b/>
          <w:sz w:val="22"/>
          <w:szCs w:val="22"/>
        </w:rPr>
        <w:t>PRIMERA</w:t>
      </w:r>
      <w:r w:rsidR="00820687" w:rsidRPr="00A335BC">
        <w:rPr>
          <w:rFonts w:ascii="Arial" w:hAnsi="Arial" w:cs="Arial"/>
          <w:sz w:val="22"/>
          <w:szCs w:val="22"/>
        </w:rPr>
        <w:t xml:space="preserve">. </w:t>
      </w:r>
      <w:r w:rsidR="002B318A" w:rsidRPr="00A335BC">
        <w:rPr>
          <w:rFonts w:ascii="Arial" w:hAnsi="Arial" w:cs="Arial"/>
          <w:b/>
          <w:sz w:val="22"/>
          <w:szCs w:val="22"/>
        </w:rPr>
        <w:t>DEFINICIONES.-</w:t>
      </w:r>
      <w:r w:rsidR="00157125" w:rsidRPr="00A335BC">
        <w:rPr>
          <w:rFonts w:ascii="Arial" w:hAnsi="Arial" w:cs="Arial"/>
          <w:sz w:val="22"/>
          <w:szCs w:val="22"/>
        </w:rPr>
        <w:t xml:space="preserve"> Para efectos del presente Contrato, incluyendo su</w:t>
      </w:r>
      <w:r w:rsidR="00A357BD" w:rsidRPr="00A335BC">
        <w:rPr>
          <w:rFonts w:ascii="Arial" w:hAnsi="Arial" w:cs="Arial"/>
          <w:sz w:val="22"/>
          <w:szCs w:val="22"/>
        </w:rPr>
        <w:t>s</w:t>
      </w:r>
      <w:r w:rsidR="00157125" w:rsidRPr="00A335BC">
        <w:rPr>
          <w:rFonts w:ascii="Arial" w:hAnsi="Arial" w:cs="Arial"/>
          <w:sz w:val="22"/>
          <w:szCs w:val="22"/>
        </w:rPr>
        <w:t xml:space="preserve"> </w:t>
      </w:r>
      <w:r w:rsidR="00157125" w:rsidRPr="00A335BC">
        <w:rPr>
          <w:rFonts w:ascii="Arial" w:hAnsi="Arial" w:cs="Arial"/>
          <w:b/>
          <w:sz w:val="22"/>
          <w:szCs w:val="22"/>
        </w:rPr>
        <w:t>Anexo</w:t>
      </w:r>
      <w:r w:rsidR="00B45961" w:rsidRPr="00A335BC">
        <w:rPr>
          <w:rFonts w:ascii="Arial" w:hAnsi="Arial" w:cs="Arial"/>
          <w:b/>
          <w:sz w:val="22"/>
          <w:szCs w:val="22"/>
        </w:rPr>
        <w:t>s</w:t>
      </w:r>
      <w:r w:rsidR="00157125" w:rsidRPr="00A335BC">
        <w:rPr>
          <w:rFonts w:ascii="Arial" w:hAnsi="Arial" w:cs="Arial"/>
          <w:b/>
          <w:sz w:val="22"/>
          <w:szCs w:val="22"/>
        </w:rPr>
        <w:t>,</w:t>
      </w:r>
      <w:r w:rsidR="00157125" w:rsidRPr="00A335BC">
        <w:rPr>
          <w:rFonts w:ascii="Arial" w:hAnsi="Arial" w:cs="Arial"/>
          <w:sz w:val="22"/>
          <w:szCs w:val="22"/>
        </w:rPr>
        <w:t xml:space="preserve"> las palabras que se escriban con mayúsculas, tendrán el significado que se les atribuye en esta Cláusula, salvo que expresamente se indique lo contrario. Dichas palabras podrán usarse en plural o singular según lo requiera el sentido de la frase de que se trate.</w:t>
      </w:r>
    </w:p>
    <w:p w14:paraId="443506B7" w14:textId="77777777" w:rsidR="0071438E" w:rsidRPr="00A335BC" w:rsidRDefault="0071438E" w:rsidP="00A335BC">
      <w:pPr>
        <w:jc w:val="both"/>
        <w:rPr>
          <w:rFonts w:ascii="Arial" w:hAnsi="Arial" w:cs="Arial"/>
          <w:b/>
          <w:sz w:val="22"/>
          <w:szCs w:val="22"/>
        </w:rPr>
      </w:pPr>
    </w:p>
    <w:p w14:paraId="414F7F56" w14:textId="77777777" w:rsidR="0071438E" w:rsidRPr="00A335BC" w:rsidRDefault="0071438E" w:rsidP="00A335BC">
      <w:pPr>
        <w:jc w:val="both"/>
        <w:rPr>
          <w:rFonts w:ascii="Arial" w:hAnsi="Arial" w:cs="Arial"/>
          <w:b/>
          <w:sz w:val="22"/>
          <w:szCs w:val="22"/>
        </w:rPr>
      </w:pPr>
      <w:r w:rsidRPr="00A335BC">
        <w:rPr>
          <w:rFonts w:ascii="Arial" w:eastAsiaTheme="minorHAnsi" w:hAnsi="Arial" w:cs="Arial"/>
          <w:b/>
          <w:sz w:val="22"/>
          <w:szCs w:val="22"/>
          <w:lang w:eastAsia="en-US"/>
        </w:rPr>
        <w:lastRenderedPageBreak/>
        <w:t>ACREEDORES.</w:t>
      </w:r>
      <w:r w:rsidR="007457BE" w:rsidRPr="00A335BC">
        <w:rPr>
          <w:rFonts w:ascii="Arial" w:eastAsiaTheme="minorHAnsi" w:hAnsi="Arial" w:cs="Arial"/>
          <w:sz w:val="22"/>
          <w:szCs w:val="22"/>
          <w:lang w:eastAsia="en-US"/>
        </w:rPr>
        <w:t xml:space="preserve"> Significa cualquier institución de crédito autorizada por la Secretaría de Hacienda y Crédito Público que otorgue financiamiento a la EMPRESA para el desarrollo y ejecución del Proyecto.</w:t>
      </w:r>
    </w:p>
    <w:p w14:paraId="21D4CC74" w14:textId="77777777" w:rsidR="0071438E" w:rsidRPr="00A335BC" w:rsidRDefault="0071438E" w:rsidP="00A335BC">
      <w:pPr>
        <w:jc w:val="both"/>
        <w:rPr>
          <w:rFonts w:ascii="Arial" w:hAnsi="Arial" w:cs="Arial"/>
          <w:b/>
          <w:sz w:val="22"/>
          <w:szCs w:val="22"/>
        </w:rPr>
      </w:pPr>
    </w:p>
    <w:p w14:paraId="7BB4392E" w14:textId="77777777" w:rsidR="002E1CA0" w:rsidRPr="00A335BC" w:rsidRDefault="002E1CA0" w:rsidP="00A335BC">
      <w:pPr>
        <w:jc w:val="both"/>
        <w:rPr>
          <w:rFonts w:ascii="Arial" w:hAnsi="Arial" w:cs="Arial"/>
          <w:sz w:val="22"/>
          <w:szCs w:val="22"/>
        </w:rPr>
      </w:pPr>
      <w:r w:rsidRPr="00A335BC">
        <w:rPr>
          <w:rFonts w:ascii="Arial" w:hAnsi="Arial" w:cs="Arial"/>
          <w:b/>
          <w:sz w:val="22"/>
          <w:szCs w:val="22"/>
        </w:rPr>
        <w:t>APOYO.</w:t>
      </w:r>
      <w:r w:rsidRPr="00A335BC">
        <w:rPr>
          <w:rFonts w:ascii="Arial" w:hAnsi="Arial" w:cs="Arial"/>
          <w:sz w:val="22"/>
          <w:szCs w:val="22"/>
        </w:rPr>
        <w:t xml:space="preserve"> </w:t>
      </w:r>
      <w:r w:rsidR="00A40820" w:rsidRPr="00FB1BEF">
        <w:rPr>
          <w:rFonts w:ascii="Arial" w:hAnsi="Arial" w:cs="Arial"/>
          <w:sz w:val="22"/>
          <w:szCs w:val="22"/>
        </w:rPr>
        <w:t xml:space="preserve">Es el monto del Apoyo No Recuperable, en la modalidad de Subvención, cuyo destino será financiar la infraestructura de la obra civil y el equipamiento museográfico del proyecto del Museo Internacional del Barroco en el Estado de Puebla (MIB) como parte del proyecto turístico integral denominado Sistema Verde del Río Atoyac, </w:t>
      </w:r>
      <w:r w:rsidR="00A40820">
        <w:rPr>
          <w:rFonts w:ascii="Arial" w:hAnsi="Arial" w:cs="Arial"/>
          <w:sz w:val="22"/>
          <w:szCs w:val="22"/>
        </w:rPr>
        <w:t xml:space="preserve">también conocido como “Parque Metropolitano de Puebla”, </w:t>
      </w:r>
      <w:r w:rsidR="00A40820" w:rsidRPr="00FB1BEF">
        <w:rPr>
          <w:rFonts w:ascii="Arial" w:hAnsi="Arial" w:cs="Arial"/>
          <w:sz w:val="22"/>
          <w:szCs w:val="22"/>
        </w:rPr>
        <w:t>sin que dicho monto sea superior al 65.8% (Sesenta y cinco punto ocho por ciento) de la inversión total del proyecto del MIB</w:t>
      </w:r>
      <w:r w:rsidRPr="00A335BC">
        <w:rPr>
          <w:rFonts w:ascii="Arial" w:hAnsi="Arial" w:cs="Arial"/>
          <w:sz w:val="22"/>
          <w:szCs w:val="22"/>
        </w:rPr>
        <w:t>.</w:t>
      </w:r>
    </w:p>
    <w:p w14:paraId="4C029F02" w14:textId="77777777" w:rsidR="002E1CA0" w:rsidRPr="00A335BC" w:rsidRDefault="002E1CA0" w:rsidP="00A335BC">
      <w:pPr>
        <w:jc w:val="both"/>
        <w:rPr>
          <w:rFonts w:ascii="Arial" w:hAnsi="Arial" w:cs="Arial"/>
          <w:sz w:val="22"/>
          <w:szCs w:val="22"/>
        </w:rPr>
      </w:pPr>
    </w:p>
    <w:p w14:paraId="1B9AEEF7" w14:textId="77777777" w:rsidR="00F26240" w:rsidRPr="00A335BC" w:rsidRDefault="00F26240" w:rsidP="00A335BC">
      <w:pPr>
        <w:jc w:val="both"/>
        <w:rPr>
          <w:rFonts w:ascii="Arial" w:hAnsi="Arial" w:cs="Arial"/>
          <w:sz w:val="22"/>
          <w:szCs w:val="22"/>
        </w:rPr>
      </w:pPr>
      <w:r w:rsidRPr="00A335BC">
        <w:rPr>
          <w:rFonts w:ascii="Arial" w:hAnsi="Arial" w:cs="Arial"/>
          <w:b/>
          <w:sz w:val="22"/>
          <w:szCs w:val="22"/>
        </w:rPr>
        <w:t>BASES.</w:t>
      </w:r>
      <w:r w:rsidRPr="00A335BC">
        <w:rPr>
          <w:rFonts w:ascii="Arial" w:hAnsi="Arial" w:cs="Arial"/>
          <w:sz w:val="22"/>
          <w:szCs w:val="22"/>
        </w:rPr>
        <w:t xml:space="preserve"> Son las Bases de Concurso por Invitación a Cuando Menos Tres Personas para la Supervisión de Obra, Equipamiento Museográfico y Recurso Museográfico del Museo Internacion</w:t>
      </w:r>
      <w:r w:rsidR="00A61270" w:rsidRPr="00A335BC">
        <w:rPr>
          <w:rFonts w:ascii="Arial" w:hAnsi="Arial" w:cs="Arial"/>
          <w:sz w:val="22"/>
          <w:szCs w:val="22"/>
        </w:rPr>
        <w:t>al del Barroco, incluyendo sus A</w:t>
      </w:r>
      <w:r w:rsidRPr="00A335BC">
        <w:rPr>
          <w:rFonts w:ascii="Arial" w:hAnsi="Arial" w:cs="Arial"/>
          <w:sz w:val="22"/>
          <w:szCs w:val="22"/>
        </w:rPr>
        <w:t>nexos</w:t>
      </w:r>
      <w:r w:rsidR="00911AE2" w:rsidRPr="00A335BC">
        <w:rPr>
          <w:rFonts w:ascii="Arial" w:hAnsi="Arial" w:cs="Arial"/>
          <w:sz w:val="22"/>
          <w:szCs w:val="22"/>
        </w:rPr>
        <w:t xml:space="preserve">, </w:t>
      </w:r>
      <w:r w:rsidR="00090616" w:rsidRPr="00A335BC">
        <w:rPr>
          <w:rFonts w:ascii="Arial" w:hAnsi="Arial" w:cs="Arial"/>
          <w:sz w:val="22"/>
          <w:szCs w:val="22"/>
        </w:rPr>
        <w:t xml:space="preserve">de fecha </w:t>
      </w:r>
      <w:r w:rsidR="00A357BD" w:rsidRPr="00A335BC">
        <w:rPr>
          <w:rFonts w:ascii="Arial" w:hAnsi="Arial" w:cs="Arial"/>
          <w:sz w:val="22"/>
          <w:szCs w:val="22"/>
        </w:rPr>
        <w:t>13 de m</w:t>
      </w:r>
      <w:r w:rsidR="00090616" w:rsidRPr="00A335BC">
        <w:rPr>
          <w:rFonts w:ascii="Arial" w:hAnsi="Arial" w:cs="Arial"/>
          <w:sz w:val="22"/>
          <w:szCs w:val="22"/>
        </w:rPr>
        <w:t xml:space="preserve">ayo de 2015, </w:t>
      </w:r>
      <w:r w:rsidR="00911AE2" w:rsidRPr="00A335BC">
        <w:rPr>
          <w:rFonts w:ascii="Arial" w:hAnsi="Arial" w:cs="Arial"/>
          <w:sz w:val="22"/>
          <w:szCs w:val="22"/>
        </w:rPr>
        <w:t xml:space="preserve">que en copia simple se agrega al presente instrumento como </w:t>
      </w:r>
      <w:r w:rsidR="00911AE2" w:rsidRPr="00A335BC">
        <w:rPr>
          <w:rFonts w:ascii="Arial" w:hAnsi="Arial" w:cs="Arial"/>
          <w:b/>
          <w:sz w:val="22"/>
          <w:szCs w:val="22"/>
        </w:rPr>
        <w:t>Anexo</w:t>
      </w:r>
      <w:r w:rsidR="00B45961" w:rsidRPr="00A335BC">
        <w:rPr>
          <w:rFonts w:ascii="Arial" w:hAnsi="Arial" w:cs="Arial"/>
          <w:b/>
          <w:sz w:val="22"/>
          <w:szCs w:val="22"/>
        </w:rPr>
        <w:t xml:space="preserve"> </w:t>
      </w:r>
      <w:r w:rsidR="00A35FA0">
        <w:rPr>
          <w:rFonts w:ascii="Arial" w:hAnsi="Arial" w:cs="Arial"/>
          <w:b/>
          <w:sz w:val="22"/>
          <w:szCs w:val="22"/>
        </w:rPr>
        <w:t>2</w:t>
      </w:r>
      <w:r w:rsidRPr="00A335BC">
        <w:rPr>
          <w:rFonts w:ascii="Arial" w:hAnsi="Arial" w:cs="Arial"/>
          <w:b/>
          <w:sz w:val="22"/>
          <w:szCs w:val="22"/>
        </w:rPr>
        <w:t>.</w:t>
      </w:r>
    </w:p>
    <w:p w14:paraId="21CE280A" w14:textId="77777777" w:rsidR="006929CE" w:rsidRPr="00A335BC" w:rsidRDefault="006929CE" w:rsidP="00A335BC">
      <w:pPr>
        <w:jc w:val="both"/>
        <w:rPr>
          <w:rFonts w:ascii="Arial" w:hAnsi="Arial" w:cs="Arial"/>
          <w:b/>
          <w:sz w:val="22"/>
          <w:szCs w:val="22"/>
        </w:rPr>
      </w:pPr>
    </w:p>
    <w:p w14:paraId="7CE2C4D9" w14:textId="77777777" w:rsidR="006929CE" w:rsidRPr="00A335BC" w:rsidRDefault="006929CE" w:rsidP="00A335BC">
      <w:pPr>
        <w:jc w:val="both"/>
        <w:rPr>
          <w:rFonts w:ascii="Arial" w:hAnsi="Arial" w:cs="Arial"/>
          <w:sz w:val="22"/>
          <w:szCs w:val="22"/>
        </w:rPr>
      </w:pPr>
      <w:r w:rsidRPr="00A335BC">
        <w:rPr>
          <w:rFonts w:ascii="Arial" w:hAnsi="Arial" w:cs="Arial"/>
          <w:b/>
          <w:sz w:val="22"/>
          <w:szCs w:val="22"/>
        </w:rPr>
        <w:t xml:space="preserve">CAPP. </w:t>
      </w:r>
      <w:r w:rsidR="00B246B2" w:rsidRPr="00A335BC">
        <w:rPr>
          <w:rFonts w:ascii="Arial" w:hAnsi="Arial" w:cs="Arial"/>
          <w:sz w:val="22"/>
          <w:szCs w:val="22"/>
        </w:rPr>
        <w:t xml:space="preserve">Contrato </w:t>
      </w:r>
      <w:r w:rsidR="00014A07" w:rsidRPr="00A335BC">
        <w:rPr>
          <w:rFonts w:ascii="Arial" w:hAnsi="Arial" w:cs="Arial"/>
          <w:sz w:val="22"/>
          <w:szCs w:val="22"/>
        </w:rPr>
        <w:t xml:space="preserve">de Asociación Público Privada </w:t>
      </w:r>
      <w:r w:rsidR="00B246B2" w:rsidRPr="00A335BC">
        <w:rPr>
          <w:rFonts w:ascii="Arial" w:hAnsi="Arial" w:cs="Arial"/>
          <w:sz w:val="22"/>
          <w:szCs w:val="22"/>
        </w:rPr>
        <w:t>suscrito con fecha</w:t>
      </w:r>
      <w:r w:rsidR="00B246B2" w:rsidRPr="00A335BC">
        <w:rPr>
          <w:rFonts w:ascii="Arial" w:hAnsi="Arial" w:cs="Arial"/>
          <w:b/>
          <w:sz w:val="22"/>
          <w:szCs w:val="22"/>
        </w:rPr>
        <w:t xml:space="preserve"> </w:t>
      </w:r>
      <w:r w:rsidR="00B246B2" w:rsidRPr="00A335BC">
        <w:rPr>
          <w:rFonts w:ascii="Arial" w:hAnsi="Arial" w:cs="Arial"/>
          <w:sz w:val="22"/>
          <w:szCs w:val="22"/>
        </w:rPr>
        <w:t xml:space="preserve">6 de noviembre de 2014, entre el GOBIERNO DEL ESTADO, a través de la SECRETARÍA, con la comparecencia del Oficial Mayor, del Secretario Ejecutivo del Consejo Estatal para la Cultura y las Artes de Puebla y del Secretario Técnico del Fondo de Fomento Cultural Poblano </w:t>
      </w:r>
      <w:r w:rsidR="00A40820">
        <w:rPr>
          <w:rFonts w:ascii="Arial" w:hAnsi="Arial" w:cs="Arial"/>
          <w:sz w:val="22"/>
          <w:szCs w:val="22"/>
        </w:rPr>
        <w:t>y</w:t>
      </w:r>
      <w:r w:rsidR="00B246B2" w:rsidRPr="00A335BC">
        <w:rPr>
          <w:rFonts w:ascii="Arial" w:hAnsi="Arial" w:cs="Arial"/>
          <w:sz w:val="22"/>
          <w:szCs w:val="22"/>
        </w:rPr>
        <w:t xml:space="preserve"> la EMPRESA, para la construcción, equipo multimedia, audiovisual y los recursos museográficos, necesarios para la operación y mantenimiento del Museo Internacional del Barroco, el cual fue modificado con fecha</w:t>
      </w:r>
      <w:r w:rsidR="00A40820">
        <w:rPr>
          <w:rFonts w:ascii="Arial" w:hAnsi="Arial" w:cs="Arial"/>
          <w:sz w:val="22"/>
          <w:szCs w:val="22"/>
        </w:rPr>
        <w:t>s</w:t>
      </w:r>
      <w:r w:rsidR="00B246B2" w:rsidRPr="00A335BC">
        <w:rPr>
          <w:rFonts w:ascii="Arial" w:hAnsi="Arial" w:cs="Arial"/>
          <w:sz w:val="22"/>
          <w:szCs w:val="22"/>
        </w:rPr>
        <w:t xml:space="preserve"> 7 de noviembre de 2014 y 30 de marzo de 2015.</w:t>
      </w:r>
    </w:p>
    <w:p w14:paraId="22A6A209" w14:textId="77777777" w:rsidR="00F26240" w:rsidRPr="00A335BC" w:rsidRDefault="00F26240" w:rsidP="00A335BC">
      <w:pPr>
        <w:jc w:val="both"/>
        <w:rPr>
          <w:rFonts w:ascii="Arial" w:hAnsi="Arial" w:cs="Arial"/>
          <w:sz w:val="22"/>
          <w:szCs w:val="22"/>
        </w:rPr>
      </w:pPr>
    </w:p>
    <w:p w14:paraId="6DA2E7A4" w14:textId="77777777" w:rsidR="0072185E" w:rsidRPr="00A335BC" w:rsidRDefault="00F90A03" w:rsidP="00A335BC">
      <w:pPr>
        <w:jc w:val="both"/>
        <w:rPr>
          <w:rFonts w:ascii="Arial" w:hAnsi="Arial" w:cs="Arial"/>
          <w:b/>
          <w:sz w:val="22"/>
          <w:szCs w:val="22"/>
        </w:rPr>
      </w:pPr>
      <w:r w:rsidRPr="00A335BC">
        <w:rPr>
          <w:rFonts w:ascii="Arial" w:hAnsi="Arial" w:cs="Arial"/>
          <w:b/>
          <w:sz w:val="22"/>
          <w:szCs w:val="22"/>
        </w:rPr>
        <w:t>CAPI</w:t>
      </w:r>
      <w:r w:rsidR="00090616" w:rsidRPr="00A335BC">
        <w:rPr>
          <w:rFonts w:ascii="Arial" w:hAnsi="Arial" w:cs="Arial"/>
          <w:b/>
          <w:sz w:val="22"/>
          <w:szCs w:val="22"/>
        </w:rPr>
        <w:t>T</w:t>
      </w:r>
      <w:r w:rsidRPr="00A335BC">
        <w:rPr>
          <w:rFonts w:ascii="Arial" w:hAnsi="Arial" w:cs="Arial"/>
          <w:b/>
          <w:sz w:val="22"/>
          <w:szCs w:val="22"/>
        </w:rPr>
        <w:t>AL DE RIESGO</w:t>
      </w:r>
      <w:r w:rsidR="00F74A1C" w:rsidRPr="00A335BC">
        <w:rPr>
          <w:rFonts w:ascii="Arial" w:hAnsi="Arial" w:cs="Arial"/>
          <w:b/>
          <w:sz w:val="22"/>
          <w:szCs w:val="22"/>
        </w:rPr>
        <w:t>.</w:t>
      </w:r>
      <w:r w:rsidR="0072185E" w:rsidRPr="00A335BC">
        <w:rPr>
          <w:rFonts w:ascii="Arial" w:hAnsi="Arial" w:cs="Arial"/>
          <w:sz w:val="22"/>
          <w:szCs w:val="22"/>
        </w:rPr>
        <w:t xml:space="preserve"> Importe que la EMPRESA deberá aportar al FIDEICOMISO durante la etapa de construcción y equipamiento museográfico, específicamente para la </w:t>
      </w:r>
      <w:r w:rsidR="00591A8C" w:rsidRPr="00A335BC">
        <w:rPr>
          <w:rFonts w:ascii="Arial" w:hAnsi="Arial" w:cs="Arial"/>
          <w:sz w:val="22"/>
          <w:szCs w:val="22"/>
        </w:rPr>
        <w:t>construcción de la infraestructura y obra civil y llevar a  cabo el equipo multimedia, audiovisual y recurso museográfico necesario</w:t>
      </w:r>
      <w:r w:rsidR="0072185E" w:rsidRPr="00A335BC">
        <w:rPr>
          <w:rFonts w:ascii="Arial" w:hAnsi="Arial" w:cs="Arial"/>
          <w:sz w:val="22"/>
          <w:szCs w:val="22"/>
        </w:rPr>
        <w:t>.</w:t>
      </w:r>
    </w:p>
    <w:p w14:paraId="1D9D7D82" w14:textId="77777777" w:rsidR="0072185E" w:rsidRPr="00A335BC" w:rsidRDefault="0072185E" w:rsidP="00A335BC">
      <w:pPr>
        <w:jc w:val="both"/>
        <w:rPr>
          <w:rFonts w:ascii="Arial" w:hAnsi="Arial" w:cs="Arial"/>
          <w:b/>
          <w:sz w:val="22"/>
          <w:szCs w:val="22"/>
        </w:rPr>
      </w:pPr>
    </w:p>
    <w:p w14:paraId="3DE4B2AD" w14:textId="77777777" w:rsidR="00BD2AB4" w:rsidRPr="00A335BC" w:rsidRDefault="00BD2AB4" w:rsidP="00A335BC">
      <w:pPr>
        <w:jc w:val="both"/>
        <w:rPr>
          <w:rFonts w:ascii="Arial" w:hAnsi="Arial" w:cs="Arial"/>
          <w:b/>
          <w:sz w:val="22"/>
          <w:szCs w:val="22"/>
        </w:rPr>
      </w:pPr>
      <w:r w:rsidRPr="00A335BC">
        <w:rPr>
          <w:rFonts w:ascii="Arial" w:hAnsi="Arial" w:cs="Arial"/>
          <w:b/>
          <w:sz w:val="22"/>
          <w:szCs w:val="22"/>
        </w:rPr>
        <w:t>COORDINADOR GENERAL DE SUPERVISIÓN.</w:t>
      </w:r>
      <w:r w:rsidRPr="00A335BC">
        <w:rPr>
          <w:rFonts w:ascii="Arial" w:hAnsi="Arial" w:cs="Arial"/>
          <w:sz w:val="22"/>
          <w:szCs w:val="22"/>
        </w:rPr>
        <w:t xml:space="preserve"> Persona física designada por el SUPERVISOR DE OBRA, </w:t>
      </w:r>
      <w:r w:rsidR="003F6860" w:rsidRPr="00A335BC">
        <w:rPr>
          <w:rFonts w:ascii="Arial" w:hAnsi="Arial" w:cs="Arial"/>
          <w:sz w:val="22"/>
          <w:szCs w:val="22"/>
        </w:rPr>
        <w:t xml:space="preserve">encargado de vigilar y controlar directa y permanentemente, la correcta ejecución de los trabajos, así como el cumplimiento de los aspectos técnicos y legales. El SUPERVISOR DE OBRA, a través del COORDINADOR GENERAL DE SUPERVISIÓN, verificará  las cuestiones técnicas y administrativas relativas a la ejecución del Contrato de Asociación Público Privada, con excepción de los casos en que existan cambios obligados en las especificaciones, en los que la EMPRESA deberá someter el asunto a la decisión del  GOBIERNO DEL ESTADO y del FONDO. </w:t>
      </w:r>
    </w:p>
    <w:p w14:paraId="09A77782" w14:textId="77777777" w:rsidR="00BD2AB4" w:rsidRPr="00A335BC" w:rsidRDefault="00BD2AB4" w:rsidP="00A335BC">
      <w:pPr>
        <w:jc w:val="both"/>
        <w:rPr>
          <w:rFonts w:ascii="Arial" w:hAnsi="Arial" w:cs="Arial"/>
          <w:b/>
          <w:sz w:val="22"/>
          <w:szCs w:val="22"/>
        </w:rPr>
      </w:pPr>
    </w:p>
    <w:p w14:paraId="78A075D6" w14:textId="77777777" w:rsidR="00F90A03" w:rsidRPr="00A335BC" w:rsidRDefault="00F90A03" w:rsidP="00A335BC">
      <w:pPr>
        <w:jc w:val="both"/>
        <w:rPr>
          <w:rFonts w:ascii="Arial" w:hAnsi="Arial" w:cs="Arial"/>
          <w:sz w:val="22"/>
          <w:szCs w:val="22"/>
        </w:rPr>
      </w:pPr>
      <w:r w:rsidRPr="00A335BC">
        <w:rPr>
          <w:rFonts w:ascii="Arial" w:hAnsi="Arial" w:cs="Arial"/>
          <w:b/>
          <w:sz w:val="22"/>
          <w:szCs w:val="22"/>
        </w:rPr>
        <w:t>CONTRATANTE</w:t>
      </w:r>
      <w:r w:rsidR="0038599A" w:rsidRPr="00A335BC">
        <w:rPr>
          <w:rFonts w:ascii="Arial" w:hAnsi="Arial" w:cs="Arial"/>
          <w:b/>
          <w:sz w:val="22"/>
          <w:szCs w:val="22"/>
        </w:rPr>
        <w:t xml:space="preserve"> O FIDUCIARIO</w:t>
      </w:r>
      <w:r w:rsidR="00F74A1C" w:rsidRPr="00A335BC">
        <w:rPr>
          <w:rFonts w:ascii="Arial" w:hAnsi="Arial" w:cs="Arial"/>
          <w:b/>
          <w:sz w:val="22"/>
          <w:szCs w:val="22"/>
        </w:rPr>
        <w:t>.</w:t>
      </w:r>
      <w:r w:rsidR="00F74A1C" w:rsidRPr="00A335BC">
        <w:rPr>
          <w:rFonts w:ascii="Arial" w:hAnsi="Arial" w:cs="Arial"/>
          <w:sz w:val="22"/>
          <w:szCs w:val="22"/>
        </w:rPr>
        <w:t xml:space="preserve"> El Banco Nacional de Obras y Servicios Públicos, S.N.C., en su carácter de Institución Fiduciaria en el Fideicomiso No. 2223 denominado “Museo Internacional del Barroco”.</w:t>
      </w:r>
    </w:p>
    <w:p w14:paraId="3ED59B1D" w14:textId="77777777" w:rsidR="00F90A03" w:rsidRPr="00A335BC" w:rsidRDefault="00F90A03" w:rsidP="00A335BC">
      <w:pPr>
        <w:jc w:val="both"/>
        <w:rPr>
          <w:rFonts w:ascii="Arial" w:hAnsi="Arial" w:cs="Arial"/>
          <w:sz w:val="22"/>
          <w:szCs w:val="22"/>
        </w:rPr>
      </w:pPr>
    </w:p>
    <w:p w14:paraId="23AC717E" w14:textId="77777777" w:rsidR="002312C9" w:rsidRPr="00A335BC" w:rsidRDefault="00F90A03" w:rsidP="00A335BC">
      <w:pPr>
        <w:jc w:val="both"/>
        <w:rPr>
          <w:rFonts w:ascii="Arial" w:hAnsi="Arial" w:cs="Arial"/>
          <w:sz w:val="22"/>
          <w:szCs w:val="22"/>
        </w:rPr>
      </w:pPr>
      <w:r w:rsidRPr="00A335BC">
        <w:rPr>
          <w:rFonts w:ascii="Arial" w:hAnsi="Arial" w:cs="Arial"/>
          <w:b/>
          <w:sz w:val="22"/>
          <w:szCs w:val="22"/>
        </w:rPr>
        <w:t>CONVENIO DE APOYO FINANCIERO</w:t>
      </w:r>
      <w:r w:rsidR="00F74A1C" w:rsidRPr="00A335BC">
        <w:rPr>
          <w:rFonts w:ascii="Arial" w:hAnsi="Arial" w:cs="Arial"/>
          <w:b/>
          <w:sz w:val="22"/>
          <w:szCs w:val="22"/>
        </w:rPr>
        <w:t>.</w:t>
      </w:r>
      <w:r w:rsidR="002312C9" w:rsidRPr="00A335BC">
        <w:rPr>
          <w:rFonts w:ascii="Arial" w:hAnsi="Arial" w:cs="Arial"/>
          <w:sz w:val="22"/>
          <w:szCs w:val="22"/>
        </w:rPr>
        <w:t xml:space="preserve"> Convenio suscrito con fecha </w:t>
      </w:r>
      <w:r w:rsidR="00D3247D" w:rsidRPr="00A335BC">
        <w:rPr>
          <w:rFonts w:ascii="Arial" w:hAnsi="Arial" w:cs="Arial"/>
          <w:sz w:val="22"/>
          <w:szCs w:val="22"/>
        </w:rPr>
        <w:t>8</w:t>
      </w:r>
      <w:r w:rsidR="002312C9" w:rsidRPr="00A335BC">
        <w:rPr>
          <w:rFonts w:ascii="Arial" w:hAnsi="Arial" w:cs="Arial"/>
          <w:sz w:val="22"/>
          <w:szCs w:val="22"/>
        </w:rPr>
        <w:t xml:space="preserve"> de </w:t>
      </w:r>
      <w:r w:rsidR="00D3247D" w:rsidRPr="00A335BC">
        <w:rPr>
          <w:rFonts w:ascii="Arial" w:hAnsi="Arial" w:cs="Arial"/>
          <w:sz w:val="22"/>
          <w:szCs w:val="22"/>
        </w:rPr>
        <w:t>enero</w:t>
      </w:r>
      <w:r w:rsidR="002312C9" w:rsidRPr="00A335BC">
        <w:rPr>
          <w:rFonts w:ascii="Arial" w:hAnsi="Arial" w:cs="Arial"/>
          <w:sz w:val="22"/>
          <w:szCs w:val="22"/>
        </w:rPr>
        <w:t xml:space="preserve"> de </w:t>
      </w:r>
      <w:r w:rsidR="00D3247D" w:rsidRPr="00A335BC">
        <w:rPr>
          <w:rFonts w:ascii="Arial" w:hAnsi="Arial" w:cs="Arial"/>
          <w:sz w:val="22"/>
          <w:szCs w:val="22"/>
        </w:rPr>
        <w:t xml:space="preserve">2015 </w:t>
      </w:r>
      <w:r w:rsidR="002312C9" w:rsidRPr="00A335BC">
        <w:rPr>
          <w:rFonts w:ascii="Arial" w:hAnsi="Arial" w:cs="Arial"/>
          <w:sz w:val="22"/>
          <w:szCs w:val="22"/>
        </w:rPr>
        <w:t>entre el GOBIERNO DEL ESTADO con el FONDO, con la comparecencia del CONTRATANTE, para el otorgamiento al GOBIERNO DEL ESTADO del APOYO</w:t>
      </w:r>
      <w:r w:rsidR="00D3247D" w:rsidRPr="00A335BC">
        <w:rPr>
          <w:rFonts w:ascii="Arial" w:hAnsi="Arial" w:cs="Arial"/>
          <w:sz w:val="22"/>
          <w:szCs w:val="22"/>
        </w:rPr>
        <w:t xml:space="preserve"> y su Convenio Modificatorio de fecha 30 de marzo de 2015.</w:t>
      </w:r>
    </w:p>
    <w:p w14:paraId="298AACF7" w14:textId="77777777" w:rsidR="0038599A" w:rsidRPr="00A335BC" w:rsidRDefault="0038599A" w:rsidP="00A335BC">
      <w:pPr>
        <w:jc w:val="both"/>
        <w:rPr>
          <w:rFonts w:ascii="Arial" w:hAnsi="Arial" w:cs="Arial"/>
          <w:sz w:val="22"/>
          <w:szCs w:val="22"/>
        </w:rPr>
      </w:pPr>
    </w:p>
    <w:p w14:paraId="481A506E" w14:textId="77777777" w:rsidR="0038599A" w:rsidRPr="00A335BC" w:rsidRDefault="0038599A" w:rsidP="00A335BC">
      <w:pPr>
        <w:jc w:val="both"/>
        <w:rPr>
          <w:rFonts w:ascii="Arial" w:hAnsi="Arial" w:cs="Arial"/>
          <w:sz w:val="22"/>
          <w:szCs w:val="22"/>
        </w:rPr>
      </w:pPr>
      <w:r w:rsidRPr="00A335BC">
        <w:rPr>
          <w:rFonts w:ascii="Arial" w:hAnsi="Arial" w:cs="Arial"/>
          <w:b/>
          <w:sz w:val="22"/>
          <w:szCs w:val="22"/>
        </w:rPr>
        <w:t>CRÉDITO A.</w:t>
      </w:r>
      <w:r w:rsidRPr="00A335BC">
        <w:rPr>
          <w:rFonts w:ascii="Arial" w:hAnsi="Arial" w:cs="Arial"/>
          <w:sz w:val="22"/>
          <w:szCs w:val="22"/>
        </w:rPr>
        <w:t xml:space="preserve"> Contrato de crédito simple contratado por la EMPRESA para financiar la ejecución del PROYECTO.</w:t>
      </w:r>
    </w:p>
    <w:p w14:paraId="348C577D" w14:textId="77777777" w:rsidR="0038599A" w:rsidRPr="00A335BC" w:rsidRDefault="0038599A" w:rsidP="00A335BC">
      <w:pPr>
        <w:jc w:val="both"/>
        <w:rPr>
          <w:rFonts w:ascii="Arial" w:hAnsi="Arial" w:cs="Arial"/>
          <w:sz w:val="22"/>
          <w:szCs w:val="22"/>
        </w:rPr>
      </w:pPr>
    </w:p>
    <w:p w14:paraId="070533D9" w14:textId="77777777" w:rsidR="0038599A" w:rsidRPr="00A335BC" w:rsidRDefault="0038599A" w:rsidP="00A335BC">
      <w:pPr>
        <w:jc w:val="both"/>
        <w:rPr>
          <w:rFonts w:ascii="Arial" w:hAnsi="Arial" w:cs="Arial"/>
          <w:sz w:val="22"/>
          <w:szCs w:val="22"/>
        </w:rPr>
      </w:pPr>
      <w:r w:rsidRPr="00A335BC">
        <w:rPr>
          <w:rFonts w:ascii="Arial" w:hAnsi="Arial" w:cs="Arial"/>
          <w:b/>
          <w:sz w:val="22"/>
          <w:szCs w:val="22"/>
        </w:rPr>
        <w:lastRenderedPageBreak/>
        <w:t>CRÉDITO B.</w:t>
      </w:r>
      <w:r w:rsidRPr="00A335BC">
        <w:rPr>
          <w:rFonts w:ascii="Arial" w:hAnsi="Arial" w:cs="Arial"/>
          <w:sz w:val="22"/>
          <w:szCs w:val="22"/>
        </w:rPr>
        <w:t xml:space="preserve"> Contrato de crédito simple contratado por la EMPRESA para financiar la ejecución del PROYECTO.</w:t>
      </w:r>
    </w:p>
    <w:p w14:paraId="6DA2D2B6" w14:textId="77777777" w:rsidR="002312C9" w:rsidRPr="00A335BC" w:rsidRDefault="002312C9" w:rsidP="00A335BC">
      <w:pPr>
        <w:jc w:val="both"/>
        <w:rPr>
          <w:rFonts w:ascii="Arial" w:hAnsi="Arial" w:cs="Arial"/>
          <w:sz w:val="22"/>
          <w:szCs w:val="22"/>
        </w:rPr>
      </w:pPr>
    </w:p>
    <w:p w14:paraId="1A7A89E1" w14:textId="77777777" w:rsidR="0071438E" w:rsidRPr="00A335BC" w:rsidRDefault="0071438E" w:rsidP="00A335BC">
      <w:pPr>
        <w:jc w:val="both"/>
        <w:rPr>
          <w:rFonts w:ascii="Arial" w:hAnsi="Arial" w:cs="Arial"/>
          <w:b/>
          <w:sz w:val="22"/>
          <w:szCs w:val="22"/>
        </w:rPr>
      </w:pPr>
      <w:r w:rsidRPr="00855771">
        <w:rPr>
          <w:rFonts w:ascii="Arial" w:eastAsiaTheme="minorHAnsi" w:hAnsi="Arial" w:cs="Arial"/>
          <w:b/>
          <w:sz w:val="22"/>
          <w:szCs w:val="22"/>
          <w:lang w:eastAsia="en-US"/>
        </w:rPr>
        <w:t>DÍAS HÁBILES</w:t>
      </w:r>
      <w:r w:rsidR="007457BE" w:rsidRPr="00855771">
        <w:rPr>
          <w:rFonts w:ascii="Arial" w:eastAsiaTheme="minorHAnsi" w:hAnsi="Arial" w:cs="Arial"/>
          <w:b/>
          <w:sz w:val="22"/>
          <w:szCs w:val="22"/>
          <w:lang w:eastAsia="en-US"/>
        </w:rPr>
        <w:t>.</w:t>
      </w:r>
      <w:r w:rsidR="007457BE" w:rsidRPr="00A335BC">
        <w:rPr>
          <w:rFonts w:ascii="Arial" w:eastAsiaTheme="minorHAnsi" w:hAnsi="Arial" w:cs="Arial"/>
          <w:sz w:val="22"/>
          <w:szCs w:val="22"/>
          <w:lang w:eastAsia="en-US"/>
        </w:rPr>
        <w:t xml:space="preserve"> Días señalados como tal conforme al calendario aprobado por la Comisión Nacional Bancaria y de Valares, aplicables a las entidades que integran el Sistema Financiero Mexicano y en los cuales dichas entidades estén obligadas a prestar sus servicios al público, excluyendo los sábados y domingos.</w:t>
      </w:r>
    </w:p>
    <w:p w14:paraId="6A0836A8" w14:textId="77777777" w:rsidR="0071438E" w:rsidRPr="00A335BC" w:rsidRDefault="0071438E" w:rsidP="00A335BC">
      <w:pPr>
        <w:jc w:val="both"/>
        <w:rPr>
          <w:rFonts w:ascii="Arial" w:hAnsi="Arial" w:cs="Arial"/>
          <w:b/>
          <w:sz w:val="22"/>
          <w:szCs w:val="22"/>
        </w:rPr>
      </w:pPr>
    </w:p>
    <w:p w14:paraId="5825B487" w14:textId="77777777" w:rsidR="00F90A03" w:rsidRPr="00A335BC" w:rsidRDefault="00F90A03" w:rsidP="00A335BC">
      <w:pPr>
        <w:jc w:val="both"/>
        <w:rPr>
          <w:rFonts w:ascii="Arial" w:hAnsi="Arial" w:cs="Arial"/>
          <w:sz w:val="22"/>
          <w:szCs w:val="22"/>
        </w:rPr>
      </w:pPr>
      <w:r w:rsidRPr="00A335BC">
        <w:rPr>
          <w:rFonts w:ascii="Arial" w:hAnsi="Arial" w:cs="Arial"/>
          <w:b/>
          <w:sz w:val="22"/>
          <w:szCs w:val="22"/>
        </w:rPr>
        <w:t>EMPRESA</w:t>
      </w:r>
      <w:r w:rsidR="00F74A1C" w:rsidRPr="00A335BC">
        <w:rPr>
          <w:rFonts w:ascii="Arial" w:hAnsi="Arial" w:cs="Arial"/>
          <w:b/>
          <w:sz w:val="22"/>
          <w:szCs w:val="22"/>
        </w:rPr>
        <w:t>.</w:t>
      </w:r>
      <w:r w:rsidR="005D3485" w:rsidRPr="00A335BC">
        <w:rPr>
          <w:rFonts w:ascii="Arial" w:hAnsi="Arial" w:cs="Arial"/>
          <w:sz w:val="22"/>
          <w:szCs w:val="22"/>
        </w:rPr>
        <w:t xml:space="preserve"> Es la empresa Museo Barroco, S.A. de C.V</w:t>
      </w:r>
      <w:r w:rsidR="00975D74" w:rsidRPr="00A335BC">
        <w:rPr>
          <w:rFonts w:ascii="Arial" w:hAnsi="Arial" w:cs="Arial"/>
          <w:sz w:val="22"/>
          <w:szCs w:val="22"/>
        </w:rPr>
        <w:t>.</w:t>
      </w:r>
    </w:p>
    <w:p w14:paraId="398B95A8" w14:textId="77777777" w:rsidR="00F90A03" w:rsidRPr="00A335BC" w:rsidRDefault="00F90A03" w:rsidP="00A335BC">
      <w:pPr>
        <w:jc w:val="both"/>
        <w:rPr>
          <w:rFonts w:ascii="Arial" w:hAnsi="Arial" w:cs="Arial"/>
          <w:sz w:val="22"/>
          <w:szCs w:val="22"/>
        </w:rPr>
      </w:pPr>
    </w:p>
    <w:p w14:paraId="3AF9161D" w14:textId="77777777" w:rsidR="00E308FB" w:rsidRPr="00A335BC" w:rsidRDefault="00E308FB" w:rsidP="00A335BC">
      <w:pPr>
        <w:jc w:val="both"/>
        <w:rPr>
          <w:rFonts w:ascii="Arial" w:hAnsi="Arial" w:cs="Arial"/>
          <w:sz w:val="22"/>
          <w:szCs w:val="22"/>
        </w:rPr>
      </w:pPr>
      <w:r w:rsidRPr="00A335BC">
        <w:rPr>
          <w:rFonts w:ascii="Arial" w:hAnsi="Arial" w:cs="Arial"/>
          <w:b/>
          <w:sz w:val="22"/>
          <w:szCs w:val="22"/>
        </w:rPr>
        <w:t>ESQUEMA FINANCIERO</w:t>
      </w:r>
      <w:r w:rsidRPr="00A335BC">
        <w:rPr>
          <w:rFonts w:ascii="Arial" w:hAnsi="Arial" w:cs="Arial"/>
          <w:sz w:val="22"/>
          <w:szCs w:val="22"/>
        </w:rPr>
        <w:t xml:space="preserve">. Documento suscrito por la EMPRESA y aprobado por el </w:t>
      </w:r>
      <w:r w:rsidR="00082103" w:rsidRPr="00A335BC">
        <w:rPr>
          <w:rFonts w:ascii="Arial" w:hAnsi="Arial" w:cs="Arial"/>
          <w:sz w:val="22"/>
          <w:szCs w:val="22"/>
        </w:rPr>
        <w:t xml:space="preserve">GOBIERNO DEL ESTADO </w:t>
      </w:r>
      <w:r w:rsidRPr="00A335BC">
        <w:rPr>
          <w:rFonts w:ascii="Arial" w:hAnsi="Arial" w:cs="Arial"/>
          <w:sz w:val="22"/>
          <w:szCs w:val="22"/>
        </w:rPr>
        <w:t xml:space="preserve">que contiene los conceptos, montos y porcentajes que conforman el monto total de la inversión para la ejecución del </w:t>
      </w:r>
      <w:r w:rsidR="00CA077B" w:rsidRPr="00A335BC">
        <w:rPr>
          <w:rFonts w:ascii="Arial" w:hAnsi="Arial" w:cs="Arial"/>
          <w:sz w:val="22"/>
          <w:szCs w:val="22"/>
        </w:rPr>
        <w:t>PROYECTO</w:t>
      </w:r>
      <w:r w:rsidRPr="00A335BC">
        <w:rPr>
          <w:rFonts w:ascii="Arial" w:hAnsi="Arial" w:cs="Arial"/>
          <w:sz w:val="22"/>
          <w:szCs w:val="22"/>
        </w:rPr>
        <w:t>, la cual incorpora los flujos de la EMPRESA para esos efectos, desglosado por fuente de financiamiento, conforme al cual el Con</w:t>
      </w:r>
      <w:r w:rsidR="00A12F1A" w:rsidRPr="00A335BC">
        <w:rPr>
          <w:rFonts w:ascii="Arial" w:hAnsi="Arial" w:cs="Arial"/>
          <w:sz w:val="22"/>
          <w:szCs w:val="22"/>
        </w:rPr>
        <w:t>tratante cubrirá la estimación de obra, la ESTIMACIÓN DE SUPERVISIÓN y los comprobantes de la inversión.</w:t>
      </w:r>
    </w:p>
    <w:p w14:paraId="00D22657" w14:textId="77777777" w:rsidR="00E308FB" w:rsidRPr="00A335BC" w:rsidRDefault="00E308FB" w:rsidP="00A335BC">
      <w:pPr>
        <w:jc w:val="both"/>
        <w:rPr>
          <w:rFonts w:ascii="Arial" w:hAnsi="Arial" w:cs="Arial"/>
          <w:sz w:val="22"/>
          <w:szCs w:val="22"/>
        </w:rPr>
      </w:pPr>
    </w:p>
    <w:p w14:paraId="191575E1" w14:textId="77777777" w:rsidR="00F90A03" w:rsidRPr="00A335BC" w:rsidRDefault="00F90A03" w:rsidP="00A335BC">
      <w:pPr>
        <w:jc w:val="both"/>
        <w:rPr>
          <w:rFonts w:ascii="Arial" w:hAnsi="Arial" w:cs="Arial"/>
          <w:b/>
          <w:sz w:val="22"/>
          <w:szCs w:val="22"/>
        </w:rPr>
      </w:pPr>
      <w:r w:rsidRPr="00A335BC">
        <w:rPr>
          <w:rFonts w:ascii="Arial" w:hAnsi="Arial" w:cs="Arial"/>
          <w:b/>
          <w:sz w:val="22"/>
          <w:szCs w:val="22"/>
        </w:rPr>
        <w:t>ESTIMACIONES DE SUPERVISIÓN</w:t>
      </w:r>
      <w:r w:rsidR="00F74A1C" w:rsidRPr="00A335BC">
        <w:rPr>
          <w:rFonts w:ascii="Arial" w:hAnsi="Arial" w:cs="Arial"/>
          <w:b/>
          <w:sz w:val="22"/>
          <w:szCs w:val="22"/>
        </w:rPr>
        <w:t>.</w:t>
      </w:r>
      <w:r w:rsidR="0072185E" w:rsidRPr="00A335BC">
        <w:rPr>
          <w:rFonts w:ascii="Arial" w:hAnsi="Arial" w:cs="Arial"/>
          <w:sz w:val="22"/>
          <w:szCs w:val="22"/>
        </w:rPr>
        <w:t xml:space="preserve"> Documento suscrito por el SUPERVISOR DE OBRA, cuyo formato se agrega como </w:t>
      </w:r>
      <w:r w:rsidR="0072185E" w:rsidRPr="00A335BC">
        <w:rPr>
          <w:rFonts w:ascii="Arial" w:hAnsi="Arial" w:cs="Arial"/>
          <w:b/>
          <w:sz w:val="22"/>
          <w:szCs w:val="22"/>
        </w:rPr>
        <w:t xml:space="preserve">Anexo </w:t>
      </w:r>
      <w:r w:rsidR="003C53EE">
        <w:rPr>
          <w:rFonts w:ascii="Arial" w:hAnsi="Arial" w:cs="Arial"/>
          <w:b/>
          <w:sz w:val="22"/>
          <w:szCs w:val="22"/>
        </w:rPr>
        <w:t>3</w:t>
      </w:r>
      <w:r w:rsidR="0072185E" w:rsidRPr="00A335BC">
        <w:rPr>
          <w:rFonts w:ascii="Arial" w:hAnsi="Arial" w:cs="Arial"/>
          <w:sz w:val="22"/>
          <w:szCs w:val="22"/>
        </w:rPr>
        <w:t>, mediante el que éste solicitará al CONTRATANTE la entrega de recursos para su pago, previa validación del GOBIERNO DEL ESTADO.</w:t>
      </w:r>
    </w:p>
    <w:p w14:paraId="6757FAE6" w14:textId="77777777" w:rsidR="00F90A03" w:rsidRPr="00A335BC" w:rsidRDefault="00F90A03" w:rsidP="00A335BC">
      <w:pPr>
        <w:jc w:val="both"/>
        <w:rPr>
          <w:rFonts w:ascii="Arial" w:hAnsi="Arial" w:cs="Arial"/>
          <w:b/>
          <w:sz w:val="22"/>
          <w:szCs w:val="22"/>
        </w:rPr>
      </w:pPr>
    </w:p>
    <w:p w14:paraId="35413DCF" w14:textId="77777777" w:rsidR="0077669F" w:rsidRPr="00A335BC" w:rsidRDefault="00F90A03" w:rsidP="00A335BC">
      <w:pPr>
        <w:jc w:val="both"/>
        <w:rPr>
          <w:rFonts w:ascii="Arial" w:hAnsi="Arial" w:cs="Arial"/>
          <w:b/>
          <w:sz w:val="22"/>
          <w:szCs w:val="22"/>
        </w:rPr>
      </w:pPr>
      <w:r w:rsidRPr="00A335BC">
        <w:rPr>
          <w:rFonts w:ascii="Arial" w:hAnsi="Arial" w:cs="Arial"/>
          <w:b/>
          <w:sz w:val="22"/>
          <w:szCs w:val="22"/>
        </w:rPr>
        <w:t>FIDEICOMISO</w:t>
      </w:r>
      <w:r w:rsidR="0038599A" w:rsidRPr="00A335BC">
        <w:rPr>
          <w:rFonts w:ascii="Arial" w:hAnsi="Arial" w:cs="Arial"/>
          <w:b/>
          <w:sz w:val="22"/>
          <w:szCs w:val="22"/>
        </w:rPr>
        <w:t xml:space="preserve"> BANOBRAS</w:t>
      </w:r>
      <w:r w:rsidR="00F74A1C" w:rsidRPr="00A335BC">
        <w:rPr>
          <w:rFonts w:ascii="Arial" w:hAnsi="Arial" w:cs="Arial"/>
          <w:b/>
          <w:sz w:val="22"/>
          <w:szCs w:val="22"/>
        </w:rPr>
        <w:t>.</w:t>
      </w:r>
      <w:r w:rsidR="0077669F" w:rsidRPr="00A335BC">
        <w:rPr>
          <w:rFonts w:ascii="Arial" w:hAnsi="Arial" w:cs="Arial"/>
          <w:sz w:val="22"/>
          <w:szCs w:val="22"/>
        </w:rPr>
        <w:t xml:space="preserve"> Contrato de Fideicomiso Irrevocable de Inversión Administración y Fuente de Pago No. 2223 denominado “Museo Internacional del Barroco”, suscrito con fecha 8 de enero de 2015, por Museo del Barroco, S.A. de C.V., en su carácter de Fideicomitente y Fideicomisario en Segundo Lugar, el </w:t>
      </w:r>
      <w:r w:rsidR="00855771" w:rsidRPr="00855771">
        <w:rPr>
          <w:rFonts w:ascii="Arial" w:hAnsi="Arial" w:cs="Arial"/>
          <w:sz w:val="22"/>
          <w:szCs w:val="22"/>
        </w:rPr>
        <w:t>GOBIERNO DEL ESTADO</w:t>
      </w:r>
      <w:r w:rsidR="0077669F" w:rsidRPr="00A335BC">
        <w:rPr>
          <w:rFonts w:ascii="Arial" w:hAnsi="Arial" w:cs="Arial"/>
          <w:sz w:val="22"/>
          <w:szCs w:val="22"/>
        </w:rPr>
        <w:t xml:space="preserve">, en su carácter de Fideicomisario en Tercer Lugar, el </w:t>
      </w:r>
      <w:r w:rsidR="00855771">
        <w:rPr>
          <w:rFonts w:ascii="Arial" w:hAnsi="Arial" w:cs="Arial"/>
          <w:sz w:val="22"/>
          <w:szCs w:val="22"/>
        </w:rPr>
        <w:t>FIDUCIARIO</w:t>
      </w:r>
      <w:r w:rsidR="0077669F" w:rsidRPr="00A335BC">
        <w:rPr>
          <w:rFonts w:ascii="Arial" w:hAnsi="Arial" w:cs="Arial"/>
          <w:sz w:val="22"/>
          <w:szCs w:val="22"/>
        </w:rPr>
        <w:t xml:space="preserve"> y Banco Interacciones, S.A., Institución de Banca Múltiple, Grupo Financiero Interacciones, en su carácter de Fideicomisario en Primer Lugar</w:t>
      </w:r>
      <w:r w:rsidR="003C53EE">
        <w:rPr>
          <w:rFonts w:ascii="Arial" w:hAnsi="Arial" w:cs="Arial"/>
          <w:sz w:val="22"/>
          <w:szCs w:val="22"/>
        </w:rPr>
        <w:t>.</w:t>
      </w:r>
    </w:p>
    <w:p w14:paraId="22ECEDBE" w14:textId="77777777" w:rsidR="0077669F" w:rsidRPr="00A335BC" w:rsidRDefault="0077669F" w:rsidP="00A335BC">
      <w:pPr>
        <w:jc w:val="both"/>
        <w:rPr>
          <w:rFonts w:ascii="Arial" w:hAnsi="Arial" w:cs="Arial"/>
          <w:b/>
          <w:sz w:val="22"/>
          <w:szCs w:val="22"/>
        </w:rPr>
      </w:pPr>
    </w:p>
    <w:p w14:paraId="766946B2" w14:textId="77777777" w:rsidR="00F90A03" w:rsidRPr="00A335BC" w:rsidRDefault="00F90A03" w:rsidP="00A335BC">
      <w:pPr>
        <w:jc w:val="both"/>
        <w:rPr>
          <w:rFonts w:ascii="Arial" w:hAnsi="Arial" w:cs="Arial"/>
          <w:b/>
          <w:sz w:val="22"/>
          <w:szCs w:val="22"/>
        </w:rPr>
      </w:pPr>
      <w:r w:rsidRPr="00A335BC">
        <w:rPr>
          <w:rFonts w:ascii="Arial" w:hAnsi="Arial" w:cs="Arial"/>
          <w:b/>
          <w:sz w:val="22"/>
          <w:szCs w:val="22"/>
        </w:rPr>
        <w:t>FONDO</w:t>
      </w:r>
      <w:r w:rsidR="00F74A1C" w:rsidRPr="00A335BC">
        <w:rPr>
          <w:rFonts w:ascii="Arial" w:hAnsi="Arial" w:cs="Arial"/>
          <w:sz w:val="22"/>
          <w:szCs w:val="22"/>
        </w:rPr>
        <w:t>.</w:t>
      </w:r>
      <w:r w:rsidR="0077669F" w:rsidRPr="00A335BC">
        <w:rPr>
          <w:rFonts w:ascii="Arial" w:hAnsi="Arial" w:cs="Arial"/>
          <w:sz w:val="22"/>
          <w:szCs w:val="22"/>
        </w:rPr>
        <w:t xml:space="preserve"> Fideicomiso Público No. 1936, denominado “Fondo Nacional de Infraestructura”, vehículo de coordinación de la Administración Pública Federal para la inversión en infraestructura, en las áreas de comunicaciones, transportes, hidráulica, medio ambiente y turística, que auxilia en la planeación, fomento, construcción, conservación, operación y transferencia de proyectos de infraestructura con impacto social o rentabilidad económica, de acuerdo con los programas y los recursos </w:t>
      </w:r>
      <w:r w:rsidR="00F06DFC" w:rsidRPr="00A335BC">
        <w:rPr>
          <w:rFonts w:ascii="Arial" w:hAnsi="Arial" w:cs="Arial"/>
          <w:sz w:val="22"/>
          <w:szCs w:val="22"/>
        </w:rPr>
        <w:t>presupuestados correspondientes;</w:t>
      </w:r>
      <w:r w:rsidR="0025530F" w:rsidRPr="00A335BC">
        <w:rPr>
          <w:rFonts w:ascii="Arial" w:hAnsi="Arial" w:cs="Arial"/>
          <w:sz w:val="22"/>
          <w:szCs w:val="22"/>
        </w:rPr>
        <w:t xml:space="preserve"> c</w:t>
      </w:r>
      <w:r w:rsidR="0077669F" w:rsidRPr="00A335BC">
        <w:rPr>
          <w:rFonts w:ascii="Arial" w:hAnsi="Arial" w:cs="Arial"/>
          <w:sz w:val="22"/>
          <w:szCs w:val="22"/>
        </w:rPr>
        <w:t>reado mediante Decreto Presidencial publicado el 7 de febrero de 2008, administrado por el Banco Nacional de Obras y Servicios Públicos, S.N.C.</w:t>
      </w:r>
    </w:p>
    <w:p w14:paraId="3FCA0F1A" w14:textId="77777777" w:rsidR="00F90A03" w:rsidRPr="00A335BC" w:rsidRDefault="00F90A03" w:rsidP="00A335BC">
      <w:pPr>
        <w:jc w:val="both"/>
        <w:rPr>
          <w:rFonts w:ascii="Arial" w:hAnsi="Arial" w:cs="Arial"/>
          <w:b/>
          <w:sz w:val="22"/>
          <w:szCs w:val="22"/>
        </w:rPr>
      </w:pPr>
    </w:p>
    <w:p w14:paraId="45B23CC6" w14:textId="77777777" w:rsidR="00F90A03" w:rsidRPr="00A335BC" w:rsidRDefault="00F90A03" w:rsidP="00A335BC">
      <w:pPr>
        <w:jc w:val="both"/>
        <w:rPr>
          <w:rFonts w:ascii="Arial" w:hAnsi="Arial" w:cs="Arial"/>
          <w:sz w:val="22"/>
          <w:szCs w:val="22"/>
        </w:rPr>
      </w:pPr>
      <w:r w:rsidRPr="00A335BC">
        <w:rPr>
          <w:rFonts w:ascii="Arial" w:hAnsi="Arial" w:cs="Arial"/>
          <w:b/>
          <w:sz w:val="22"/>
          <w:szCs w:val="22"/>
        </w:rPr>
        <w:t>GOBIERNO DEL ESTADO</w:t>
      </w:r>
      <w:r w:rsidR="00F74A1C" w:rsidRPr="00A335BC">
        <w:rPr>
          <w:rFonts w:ascii="Arial" w:hAnsi="Arial" w:cs="Arial"/>
          <w:b/>
          <w:sz w:val="22"/>
          <w:szCs w:val="22"/>
        </w:rPr>
        <w:t>.</w:t>
      </w:r>
      <w:r w:rsidR="0077669F" w:rsidRPr="00A335BC">
        <w:rPr>
          <w:rFonts w:ascii="Arial" w:hAnsi="Arial" w:cs="Arial"/>
          <w:sz w:val="22"/>
          <w:szCs w:val="22"/>
        </w:rPr>
        <w:t xml:space="preserve"> Gobierno del Estado Libre y Soberano de Puebla.</w:t>
      </w:r>
    </w:p>
    <w:p w14:paraId="61D25A16" w14:textId="77777777" w:rsidR="00F90A03" w:rsidRPr="00A335BC" w:rsidRDefault="00F90A03" w:rsidP="00A335BC">
      <w:pPr>
        <w:jc w:val="both"/>
        <w:rPr>
          <w:rFonts w:ascii="Arial" w:hAnsi="Arial" w:cs="Arial"/>
          <w:sz w:val="22"/>
          <w:szCs w:val="22"/>
        </w:rPr>
      </w:pPr>
    </w:p>
    <w:p w14:paraId="5DD6D5E2" w14:textId="77777777" w:rsidR="00F90A03" w:rsidRPr="00A335BC" w:rsidRDefault="00F90A03" w:rsidP="00A335BC">
      <w:pPr>
        <w:jc w:val="both"/>
        <w:rPr>
          <w:rFonts w:ascii="Arial" w:hAnsi="Arial" w:cs="Arial"/>
          <w:sz w:val="22"/>
          <w:szCs w:val="22"/>
        </w:rPr>
      </w:pPr>
      <w:r w:rsidRPr="00A335BC">
        <w:rPr>
          <w:rFonts w:ascii="Arial" w:hAnsi="Arial" w:cs="Arial"/>
          <w:b/>
          <w:sz w:val="22"/>
          <w:szCs w:val="22"/>
        </w:rPr>
        <w:t>PARI PASSU</w:t>
      </w:r>
      <w:r w:rsidR="00F74A1C" w:rsidRPr="00A335BC">
        <w:rPr>
          <w:rFonts w:ascii="Arial" w:hAnsi="Arial" w:cs="Arial"/>
          <w:b/>
          <w:sz w:val="22"/>
          <w:szCs w:val="22"/>
        </w:rPr>
        <w:t>.</w:t>
      </w:r>
      <w:r w:rsidR="0077669F" w:rsidRPr="00A335BC">
        <w:rPr>
          <w:rFonts w:ascii="Arial" w:hAnsi="Arial" w:cs="Arial"/>
          <w:sz w:val="22"/>
          <w:szCs w:val="22"/>
        </w:rPr>
        <w:t xml:space="preserve"> Al mismo tiempo y en la proporción establecida.</w:t>
      </w:r>
      <w:r w:rsidR="00247A85" w:rsidRPr="00A335BC">
        <w:rPr>
          <w:rFonts w:ascii="Arial" w:hAnsi="Arial" w:cs="Arial"/>
          <w:sz w:val="22"/>
          <w:szCs w:val="22"/>
        </w:rPr>
        <w:t xml:space="preserve"> </w:t>
      </w:r>
    </w:p>
    <w:p w14:paraId="15D81B6B" w14:textId="77777777" w:rsidR="00DF6147" w:rsidRPr="00A335BC" w:rsidRDefault="00DF6147" w:rsidP="00A335BC">
      <w:pPr>
        <w:jc w:val="both"/>
        <w:rPr>
          <w:rFonts w:ascii="Arial" w:hAnsi="Arial" w:cs="Arial"/>
          <w:sz w:val="22"/>
          <w:szCs w:val="22"/>
        </w:rPr>
      </w:pPr>
    </w:p>
    <w:p w14:paraId="1EA082F5" w14:textId="77777777" w:rsidR="00FD14D6" w:rsidRPr="00A335BC" w:rsidRDefault="00CA077B" w:rsidP="00A335BC">
      <w:pPr>
        <w:jc w:val="both"/>
        <w:rPr>
          <w:rFonts w:ascii="Arial" w:hAnsi="Arial" w:cs="Arial"/>
          <w:sz w:val="22"/>
          <w:szCs w:val="22"/>
        </w:rPr>
      </w:pPr>
      <w:r w:rsidRPr="00A335BC">
        <w:rPr>
          <w:rFonts w:ascii="Arial" w:hAnsi="Arial" w:cs="Arial"/>
          <w:b/>
          <w:sz w:val="22"/>
          <w:szCs w:val="22"/>
        </w:rPr>
        <w:t>PROPUESTA ECONÓMICA.</w:t>
      </w:r>
      <w:r w:rsidRPr="00A335BC">
        <w:rPr>
          <w:rFonts w:ascii="Arial" w:hAnsi="Arial" w:cs="Arial"/>
          <w:sz w:val="22"/>
          <w:szCs w:val="22"/>
        </w:rPr>
        <w:t xml:space="preserve"> </w:t>
      </w:r>
      <w:r w:rsidR="00FD14D6" w:rsidRPr="00A335BC">
        <w:rPr>
          <w:rFonts w:ascii="Arial" w:hAnsi="Arial" w:cs="Arial"/>
          <w:sz w:val="22"/>
          <w:szCs w:val="22"/>
        </w:rPr>
        <w:t xml:space="preserve">Es el documento que señala el monto propuesto por el SUPERVISOR DE OBRA para la prestación de los servicios de supervisión de obra, que en copia simple se agrega al presente Contrato como </w:t>
      </w:r>
      <w:r w:rsidR="00FD14D6" w:rsidRPr="000839AF">
        <w:rPr>
          <w:rFonts w:ascii="Arial" w:hAnsi="Arial" w:cs="Arial"/>
          <w:b/>
          <w:sz w:val="22"/>
          <w:szCs w:val="22"/>
        </w:rPr>
        <w:t xml:space="preserve">Anexo </w:t>
      </w:r>
      <w:r w:rsidR="003C53EE" w:rsidRPr="000839AF">
        <w:rPr>
          <w:rFonts w:ascii="Arial" w:hAnsi="Arial" w:cs="Arial"/>
          <w:b/>
          <w:sz w:val="22"/>
          <w:szCs w:val="22"/>
        </w:rPr>
        <w:t>4</w:t>
      </w:r>
      <w:r w:rsidR="00FD14D6" w:rsidRPr="00F72792">
        <w:rPr>
          <w:rFonts w:ascii="Arial" w:hAnsi="Arial" w:cs="Arial"/>
          <w:sz w:val="22"/>
          <w:szCs w:val="22"/>
        </w:rPr>
        <w:t>.</w:t>
      </w:r>
    </w:p>
    <w:p w14:paraId="0ECCB57E" w14:textId="77777777" w:rsidR="00FD14D6" w:rsidRPr="00A335BC" w:rsidRDefault="00FD14D6" w:rsidP="00A335BC">
      <w:pPr>
        <w:jc w:val="both"/>
        <w:rPr>
          <w:rFonts w:ascii="Arial" w:hAnsi="Arial" w:cs="Arial"/>
          <w:sz w:val="22"/>
          <w:szCs w:val="22"/>
        </w:rPr>
      </w:pPr>
    </w:p>
    <w:p w14:paraId="5E5B56FF" w14:textId="77777777" w:rsidR="00F26240" w:rsidRPr="00A335BC" w:rsidRDefault="00CA077B" w:rsidP="00A335BC">
      <w:pPr>
        <w:jc w:val="both"/>
        <w:rPr>
          <w:rFonts w:ascii="Arial" w:hAnsi="Arial" w:cs="Arial"/>
          <w:sz w:val="22"/>
          <w:szCs w:val="22"/>
        </w:rPr>
      </w:pPr>
      <w:r w:rsidRPr="00A335BC">
        <w:rPr>
          <w:rFonts w:ascii="Arial" w:hAnsi="Arial" w:cs="Arial"/>
          <w:b/>
          <w:sz w:val="22"/>
          <w:szCs w:val="22"/>
        </w:rPr>
        <w:t>PROGRAMA DE EJECUCIÓN.</w:t>
      </w:r>
      <w:r w:rsidRPr="00A335BC">
        <w:rPr>
          <w:rFonts w:ascii="Arial" w:hAnsi="Arial" w:cs="Arial"/>
          <w:sz w:val="22"/>
          <w:szCs w:val="22"/>
        </w:rPr>
        <w:t xml:space="preserve"> </w:t>
      </w:r>
      <w:r w:rsidR="00F26240" w:rsidRPr="00A335BC">
        <w:rPr>
          <w:rFonts w:ascii="Arial" w:hAnsi="Arial" w:cs="Arial"/>
          <w:sz w:val="22"/>
          <w:szCs w:val="22"/>
        </w:rPr>
        <w:t xml:space="preserve">Es el documento elaborado por </w:t>
      </w:r>
      <w:r w:rsidR="00B45961" w:rsidRPr="00A335BC">
        <w:rPr>
          <w:rFonts w:ascii="Arial" w:hAnsi="Arial" w:cs="Arial"/>
          <w:sz w:val="22"/>
          <w:szCs w:val="22"/>
        </w:rPr>
        <w:t xml:space="preserve">el SUPERVISOR DE OBRA </w:t>
      </w:r>
      <w:r w:rsidR="00F26240" w:rsidRPr="00A335BC">
        <w:rPr>
          <w:rFonts w:ascii="Arial" w:hAnsi="Arial" w:cs="Arial"/>
          <w:sz w:val="22"/>
          <w:szCs w:val="22"/>
        </w:rPr>
        <w:t xml:space="preserve"> que contiene </w:t>
      </w:r>
      <w:r w:rsidR="00B45961" w:rsidRPr="00A335BC">
        <w:rPr>
          <w:rFonts w:ascii="Arial" w:hAnsi="Arial" w:cs="Arial"/>
          <w:sz w:val="22"/>
          <w:szCs w:val="22"/>
        </w:rPr>
        <w:t>la calendarización y costo de los trabajos a ejecutar</w:t>
      </w:r>
      <w:r w:rsidR="00911AE2" w:rsidRPr="00A335BC">
        <w:rPr>
          <w:rFonts w:ascii="Arial" w:hAnsi="Arial" w:cs="Arial"/>
          <w:sz w:val="22"/>
          <w:szCs w:val="22"/>
        </w:rPr>
        <w:t xml:space="preserve">, que en copia simple se agrega al presente </w:t>
      </w:r>
      <w:r w:rsidR="00FD14D6" w:rsidRPr="00A335BC">
        <w:rPr>
          <w:rFonts w:ascii="Arial" w:hAnsi="Arial" w:cs="Arial"/>
          <w:sz w:val="22"/>
          <w:szCs w:val="22"/>
        </w:rPr>
        <w:t>Contrato</w:t>
      </w:r>
      <w:r w:rsidR="00911AE2" w:rsidRPr="00A335BC">
        <w:rPr>
          <w:rFonts w:ascii="Arial" w:hAnsi="Arial" w:cs="Arial"/>
          <w:sz w:val="22"/>
          <w:szCs w:val="22"/>
        </w:rPr>
        <w:t xml:space="preserve"> como </w:t>
      </w:r>
      <w:r w:rsidR="00911AE2" w:rsidRPr="00A335BC">
        <w:rPr>
          <w:rFonts w:ascii="Arial" w:hAnsi="Arial" w:cs="Arial"/>
          <w:b/>
          <w:sz w:val="22"/>
          <w:szCs w:val="22"/>
        </w:rPr>
        <w:t xml:space="preserve">Anexo </w:t>
      </w:r>
      <w:r w:rsidR="003C53EE">
        <w:rPr>
          <w:rFonts w:ascii="Arial" w:hAnsi="Arial" w:cs="Arial"/>
          <w:b/>
          <w:sz w:val="22"/>
          <w:szCs w:val="22"/>
        </w:rPr>
        <w:t>5</w:t>
      </w:r>
      <w:r w:rsidR="00F26240" w:rsidRPr="00A335BC">
        <w:rPr>
          <w:rFonts w:ascii="Arial" w:hAnsi="Arial" w:cs="Arial"/>
          <w:b/>
          <w:sz w:val="22"/>
          <w:szCs w:val="22"/>
        </w:rPr>
        <w:t>.</w:t>
      </w:r>
    </w:p>
    <w:p w14:paraId="712565A0" w14:textId="77777777" w:rsidR="00F26240" w:rsidRPr="00A335BC" w:rsidRDefault="00F26240" w:rsidP="00A335BC">
      <w:pPr>
        <w:jc w:val="both"/>
        <w:rPr>
          <w:rFonts w:ascii="Arial" w:hAnsi="Arial" w:cs="Arial"/>
          <w:sz w:val="22"/>
          <w:szCs w:val="22"/>
        </w:rPr>
      </w:pPr>
    </w:p>
    <w:p w14:paraId="42B8A808" w14:textId="77777777" w:rsidR="00247A85" w:rsidRPr="00A335BC" w:rsidRDefault="00CA077B" w:rsidP="00A335BC">
      <w:pPr>
        <w:jc w:val="both"/>
        <w:rPr>
          <w:rFonts w:ascii="Arial" w:hAnsi="Arial" w:cs="Arial"/>
          <w:sz w:val="22"/>
          <w:szCs w:val="22"/>
        </w:rPr>
      </w:pPr>
      <w:r w:rsidRPr="00A335BC">
        <w:rPr>
          <w:rFonts w:ascii="Arial" w:hAnsi="Arial" w:cs="Arial"/>
          <w:b/>
          <w:sz w:val="22"/>
          <w:szCs w:val="22"/>
        </w:rPr>
        <w:lastRenderedPageBreak/>
        <w:t>PROPUESTA DE LOS TRABAJOS DE SUPERVISIÓN DE OBRA.</w:t>
      </w:r>
      <w:r w:rsidRPr="00A335BC">
        <w:rPr>
          <w:rFonts w:ascii="Arial" w:hAnsi="Arial" w:cs="Arial"/>
          <w:sz w:val="22"/>
          <w:szCs w:val="22"/>
        </w:rPr>
        <w:t xml:space="preserve"> </w:t>
      </w:r>
      <w:r w:rsidR="001513EB" w:rsidRPr="00A335BC">
        <w:rPr>
          <w:rFonts w:ascii="Arial" w:hAnsi="Arial" w:cs="Arial"/>
          <w:sz w:val="22"/>
          <w:szCs w:val="22"/>
        </w:rPr>
        <w:t>Es el documento elaborado por el SUPERVISOR DE OBRA que contiene la propuesta de los trabajos a realizar por éste</w:t>
      </w:r>
      <w:r w:rsidR="00911AE2" w:rsidRPr="00A335BC">
        <w:rPr>
          <w:rFonts w:ascii="Arial" w:hAnsi="Arial" w:cs="Arial"/>
          <w:sz w:val="22"/>
          <w:szCs w:val="22"/>
        </w:rPr>
        <w:t xml:space="preserve">, que en copia </w:t>
      </w:r>
      <w:r w:rsidR="00524068" w:rsidRPr="00A335BC">
        <w:rPr>
          <w:rFonts w:ascii="Arial" w:hAnsi="Arial" w:cs="Arial"/>
          <w:sz w:val="22"/>
          <w:szCs w:val="22"/>
        </w:rPr>
        <w:t>electrónica</w:t>
      </w:r>
      <w:r w:rsidR="00911AE2" w:rsidRPr="00A335BC">
        <w:rPr>
          <w:rFonts w:ascii="Arial" w:hAnsi="Arial" w:cs="Arial"/>
          <w:sz w:val="22"/>
          <w:szCs w:val="22"/>
        </w:rPr>
        <w:t xml:space="preserve"> se agrega al presente </w:t>
      </w:r>
      <w:r w:rsidR="00FD14D6" w:rsidRPr="00A335BC">
        <w:rPr>
          <w:rFonts w:ascii="Arial" w:hAnsi="Arial" w:cs="Arial"/>
          <w:sz w:val="22"/>
          <w:szCs w:val="22"/>
        </w:rPr>
        <w:t xml:space="preserve">Contrato </w:t>
      </w:r>
      <w:r w:rsidR="00911AE2" w:rsidRPr="00A335BC">
        <w:rPr>
          <w:rFonts w:ascii="Arial" w:hAnsi="Arial" w:cs="Arial"/>
          <w:sz w:val="22"/>
          <w:szCs w:val="22"/>
        </w:rPr>
        <w:t xml:space="preserve">como </w:t>
      </w:r>
      <w:r w:rsidR="00911AE2" w:rsidRPr="00A335BC">
        <w:rPr>
          <w:rFonts w:ascii="Arial" w:hAnsi="Arial" w:cs="Arial"/>
          <w:b/>
          <w:sz w:val="22"/>
          <w:szCs w:val="22"/>
        </w:rPr>
        <w:t xml:space="preserve">Anexo </w:t>
      </w:r>
      <w:r w:rsidR="003C53EE">
        <w:rPr>
          <w:rFonts w:ascii="Arial" w:hAnsi="Arial" w:cs="Arial"/>
          <w:b/>
          <w:sz w:val="22"/>
          <w:szCs w:val="22"/>
        </w:rPr>
        <w:t>6</w:t>
      </w:r>
      <w:r w:rsidR="001513EB" w:rsidRPr="00A335BC">
        <w:rPr>
          <w:rFonts w:ascii="Arial" w:hAnsi="Arial" w:cs="Arial"/>
          <w:sz w:val="22"/>
          <w:szCs w:val="22"/>
        </w:rPr>
        <w:t>.</w:t>
      </w:r>
    </w:p>
    <w:p w14:paraId="41130CF4" w14:textId="77777777" w:rsidR="00247A85" w:rsidRPr="00A335BC" w:rsidRDefault="00247A85" w:rsidP="00A335BC">
      <w:pPr>
        <w:jc w:val="both"/>
        <w:rPr>
          <w:rFonts w:ascii="Arial" w:hAnsi="Arial" w:cs="Arial"/>
          <w:sz w:val="22"/>
          <w:szCs w:val="22"/>
        </w:rPr>
      </w:pPr>
    </w:p>
    <w:p w14:paraId="12E4C283" w14:textId="77777777" w:rsidR="00CA077B" w:rsidRPr="00A335BC" w:rsidRDefault="00CA077B" w:rsidP="00A335BC">
      <w:pPr>
        <w:jc w:val="both"/>
        <w:rPr>
          <w:rFonts w:ascii="Arial" w:hAnsi="Arial" w:cs="Arial"/>
          <w:sz w:val="22"/>
          <w:szCs w:val="22"/>
        </w:rPr>
      </w:pPr>
      <w:r w:rsidRPr="00A335BC">
        <w:rPr>
          <w:rFonts w:ascii="Arial" w:hAnsi="Arial" w:cs="Arial"/>
          <w:b/>
          <w:sz w:val="22"/>
          <w:szCs w:val="22"/>
        </w:rPr>
        <w:t>PROYECTO</w:t>
      </w:r>
      <w:r w:rsidRPr="00A335BC">
        <w:rPr>
          <w:rFonts w:ascii="Arial" w:hAnsi="Arial" w:cs="Arial"/>
          <w:sz w:val="22"/>
          <w:szCs w:val="22"/>
        </w:rPr>
        <w:t>. Proyecto de Asociación Público Privada, adjudicado al amparo de la Ley de Asociaciones Público Privadas</w:t>
      </w:r>
      <w:r w:rsidR="0018678B" w:rsidRPr="00A335BC">
        <w:rPr>
          <w:rFonts w:ascii="Arial" w:hAnsi="Arial" w:cs="Arial"/>
          <w:sz w:val="22"/>
          <w:szCs w:val="22"/>
        </w:rPr>
        <w:t xml:space="preserve"> y su Reglamento</w:t>
      </w:r>
      <w:r w:rsidRPr="00A335BC">
        <w:rPr>
          <w:rFonts w:ascii="Arial" w:hAnsi="Arial" w:cs="Arial"/>
          <w:sz w:val="22"/>
          <w:szCs w:val="22"/>
        </w:rPr>
        <w:t>, para la Construcción, Equipo Multimedia y los Recursos Museográficos necesarios para operación y mantenimiento del Museo Internacional del Barroco.</w:t>
      </w:r>
    </w:p>
    <w:p w14:paraId="6D06D535" w14:textId="77777777" w:rsidR="00CA077B" w:rsidRPr="00A335BC" w:rsidRDefault="00CA077B" w:rsidP="00A335BC">
      <w:pPr>
        <w:jc w:val="both"/>
        <w:rPr>
          <w:rFonts w:ascii="Arial" w:hAnsi="Arial" w:cs="Arial"/>
          <w:b/>
          <w:sz w:val="22"/>
          <w:szCs w:val="22"/>
        </w:rPr>
      </w:pPr>
    </w:p>
    <w:p w14:paraId="3A2E463E" w14:textId="77777777" w:rsidR="006B4728" w:rsidRPr="00A335BC" w:rsidRDefault="006B4728" w:rsidP="00A335BC">
      <w:pPr>
        <w:jc w:val="both"/>
        <w:rPr>
          <w:rFonts w:ascii="Arial" w:hAnsi="Arial" w:cs="Arial"/>
          <w:sz w:val="22"/>
          <w:szCs w:val="22"/>
        </w:rPr>
      </w:pPr>
      <w:r w:rsidRPr="00A335BC">
        <w:rPr>
          <w:rFonts w:ascii="Arial" w:hAnsi="Arial" w:cs="Arial"/>
          <w:b/>
          <w:sz w:val="22"/>
          <w:szCs w:val="22"/>
        </w:rPr>
        <w:t>S</w:t>
      </w:r>
      <w:r w:rsidR="006929CE" w:rsidRPr="00A335BC">
        <w:rPr>
          <w:rFonts w:ascii="Arial" w:hAnsi="Arial" w:cs="Arial"/>
          <w:b/>
          <w:sz w:val="22"/>
          <w:szCs w:val="22"/>
        </w:rPr>
        <w:t>E</w:t>
      </w:r>
      <w:r w:rsidRPr="00A335BC">
        <w:rPr>
          <w:rFonts w:ascii="Arial" w:hAnsi="Arial" w:cs="Arial"/>
          <w:b/>
          <w:sz w:val="22"/>
          <w:szCs w:val="22"/>
        </w:rPr>
        <w:t>CRETARÍA.</w:t>
      </w:r>
      <w:r w:rsidRPr="00A335BC">
        <w:rPr>
          <w:rFonts w:ascii="Arial" w:hAnsi="Arial" w:cs="Arial"/>
          <w:sz w:val="22"/>
          <w:szCs w:val="22"/>
        </w:rPr>
        <w:t xml:space="preserve"> Secretaría de Educación Pública del GOBIERNO DEL ESTADO.</w:t>
      </w:r>
    </w:p>
    <w:p w14:paraId="1C499942" w14:textId="77777777" w:rsidR="006B4728" w:rsidRPr="00A335BC" w:rsidRDefault="006B4728" w:rsidP="00A335BC">
      <w:pPr>
        <w:jc w:val="both"/>
        <w:rPr>
          <w:rFonts w:ascii="Arial" w:hAnsi="Arial" w:cs="Arial"/>
          <w:sz w:val="22"/>
          <w:szCs w:val="22"/>
        </w:rPr>
      </w:pPr>
    </w:p>
    <w:p w14:paraId="4E893F8F" w14:textId="1BC4A6CF" w:rsidR="006929CE" w:rsidRPr="00A335BC" w:rsidRDefault="00DF6147" w:rsidP="00A335BC">
      <w:pPr>
        <w:jc w:val="both"/>
        <w:rPr>
          <w:rFonts w:ascii="Arial" w:hAnsi="Arial" w:cs="Arial"/>
          <w:sz w:val="22"/>
          <w:szCs w:val="22"/>
        </w:rPr>
      </w:pPr>
      <w:r w:rsidRPr="00A335BC">
        <w:rPr>
          <w:rFonts w:ascii="Arial" w:hAnsi="Arial" w:cs="Arial"/>
          <w:b/>
          <w:sz w:val="22"/>
          <w:szCs w:val="22"/>
        </w:rPr>
        <w:t>SUPERVISOR DE OBRA</w:t>
      </w:r>
      <w:r w:rsidR="009E2DC1" w:rsidRPr="00A335BC">
        <w:rPr>
          <w:rFonts w:ascii="Arial" w:hAnsi="Arial" w:cs="Arial"/>
          <w:b/>
          <w:sz w:val="22"/>
          <w:szCs w:val="22"/>
        </w:rPr>
        <w:t xml:space="preserve"> O SUPERVISOR DE OBRA</w:t>
      </w:r>
      <w:ins w:id="4" w:author="Usuario" w:date="2015-07-03T10:42:00Z">
        <w:r w:rsidR="001622BE">
          <w:rPr>
            <w:rFonts w:ascii="Arial" w:hAnsi="Arial" w:cs="Arial"/>
            <w:b/>
            <w:sz w:val="22"/>
            <w:szCs w:val="22"/>
          </w:rPr>
          <w:t>,</w:t>
        </w:r>
      </w:ins>
      <w:del w:id="5" w:author="Usuario" w:date="2015-07-03T10:42:00Z">
        <w:r w:rsidR="009E2DC1" w:rsidRPr="00A335BC" w:rsidDel="001622BE">
          <w:rPr>
            <w:rFonts w:ascii="Arial" w:hAnsi="Arial" w:cs="Arial"/>
            <w:b/>
            <w:sz w:val="22"/>
            <w:szCs w:val="22"/>
          </w:rPr>
          <w:delText xml:space="preserve"> Y </w:delText>
        </w:r>
      </w:del>
      <w:r w:rsidR="009E2DC1" w:rsidRPr="00A335BC">
        <w:rPr>
          <w:rFonts w:ascii="Arial" w:hAnsi="Arial" w:cs="Arial"/>
          <w:b/>
          <w:sz w:val="22"/>
          <w:szCs w:val="22"/>
        </w:rPr>
        <w:t>EQUIPAMIENTO MUSEOGRÁFICO</w:t>
      </w:r>
      <w:ins w:id="6" w:author="Usuario" w:date="2015-07-03T10:42:00Z">
        <w:r w:rsidR="001622BE">
          <w:rPr>
            <w:rFonts w:ascii="Arial" w:hAnsi="Arial" w:cs="Arial"/>
            <w:b/>
            <w:sz w:val="22"/>
            <w:szCs w:val="22"/>
          </w:rPr>
          <w:t xml:space="preserve"> Y RECURSO MUSEOGRÁFICO</w:t>
        </w:r>
      </w:ins>
      <w:r w:rsidR="00F74A1C" w:rsidRPr="00A335BC">
        <w:rPr>
          <w:rFonts w:ascii="Arial" w:hAnsi="Arial" w:cs="Arial"/>
          <w:b/>
          <w:sz w:val="22"/>
          <w:szCs w:val="22"/>
        </w:rPr>
        <w:t>.</w:t>
      </w:r>
      <w:r w:rsidR="0077669F" w:rsidRPr="00A335BC">
        <w:rPr>
          <w:rFonts w:ascii="Arial" w:hAnsi="Arial" w:cs="Arial"/>
          <w:sz w:val="22"/>
          <w:szCs w:val="22"/>
        </w:rPr>
        <w:t xml:space="preserve"> </w:t>
      </w:r>
      <w:r w:rsidR="0072185E" w:rsidRPr="00A335BC">
        <w:rPr>
          <w:rFonts w:ascii="Arial" w:hAnsi="Arial" w:cs="Arial"/>
          <w:sz w:val="22"/>
          <w:szCs w:val="22"/>
        </w:rPr>
        <w:t xml:space="preserve">Es la empresa </w:t>
      </w:r>
      <w:r w:rsidR="005445F1" w:rsidRPr="00A335BC">
        <w:rPr>
          <w:rFonts w:ascii="Arial" w:hAnsi="Arial" w:cs="Arial"/>
          <w:b/>
          <w:sz w:val="22"/>
          <w:szCs w:val="22"/>
        </w:rPr>
        <w:t>DESARROLLO, TECNOLOGÍA Y PLANEACIÓN, S.A. DE C.V.</w:t>
      </w:r>
      <w:r w:rsidR="00E308FB" w:rsidRPr="00A335BC">
        <w:rPr>
          <w:rFonts w:ascii="Arial" w:hAnsi="Arial" w:cs="Arial"/>
          <w:sz w:val="22"/>
          <w:szCs w:val="22"/>
        </w:rPr>
        <w:t>,</w:t>
      </w:r>
      <w:r w:rsidR="009E2DC1" w:rsidRPr="00A335BC">
        <w:rPr>
          <w:rFonts w:ascii="Arial" w:hAnsi="Arial" w:cs="Arial"/>
          <w:sz w:val="22"/>
          <w:szCs w:val="22"/>
        </w:rPr>
        <w:t xml:space="preserve"> que será la encargada para verificar que la ejecución de la obra del PROYECTO se lleve a cabo de acuerdo con lo establecido en el </w:t>
      </w:r>
      <w:r w:rsidR="007B30A3" w:rsidRPr="00A335BC">
        <w:rPr>
          <w:rFonts w:ascii="Arial" w:hAnsi="Arial" w:cs="Arial"/>
          <w:sz w:val="22"/>
          <w:szCs w:val="22"/>
        </w:rPr>
        <w:t xml:space="preserve">Anexo </w:t>
      </w:r>
      <w:r w:rsidR="009F6EFB" w:rsidRPr="00A335BC">
        <w:rPr>
          <w:rFonts w:ascii="Arial" w:hAnsi="Arial" w:cs="Arial"/>
          <w:sz w:val="22"/>
          <w:szCs w:val="22"/>
        </w:rPr>
        <w:t xml:space="preserve">11 del </w:t>
      </w:r>
      <w:r w:rsidR="009E2DC1" w:rsidRPr="00A335BC">
        <w:rPr>
          <w:rFonts w:ascii="Arial" w:hAnsi="Arial" w:cs="Arial"/>
          <w:sz w:val="22"/>
          <w:szCs w:val="22"/>
        </w:rPr>
        <w:t>CAPP</w:t>
      </w:r>
      <w:r w:rsidR="0072185E" w:rsidRPr="00A335BC">
        <w:rPr>
          <w:rFonts w:ascii="Arial" w:hAnsi="Arial" w:cs="Arial"/>
          <w:sz w:val="22"/>
          <w:szCs w:val="22"/>
        </w:rPr>
        <w:t>.</w:t>
      </w:r>
    </w:p>
    <w:p w14:paraId="02582ED7" w14:textId="77777777" w:rsidR="006929CE" w:rsidRPr="00A335BC" w:rsidRDefault="006929CE" w:rsidP="00A335BC">
      <w:pPr>
        <w:jc w:val="both"/>
        <w:rPr>
          <w:rFonts w:ascii="Arial" w:hAnsi="Arial" w:cs="Arial"/>
          <w:b/>
          <w:sz w:val="22"/>
          <w:szCs w:val="22"/>
        </w:rPr>
      </w:pPr>
    </w:p>
    <w:p w14:paraId="0C099213" w14:textId="77777777" w:rsidR="00A1003C" w:rsidRPr="00A335BC" w:rsidRDefault="002B318A" w:rsidP="00A335BC">
      <w:pPr>
        <w:jc w:val="both"/>
        <w:rPr>
          <w:rFonts w:ascii="Arial" w:hAnsi="Arial" w:cs="Arial"/>
          <w:sz w:val="22"/>
          <w:szCs w:val="22"/>
        </w:rPr>
      </w:pPr>
      <w:r w:rsidRPr="00A335BC">
        <w:rPr>
          <w:rFonts w:ascii="Arial" w:hAnsi="Arial" w:cs="Arial"/>
          <w:b/>
          <w:sz w:val="22"/>
          <w:szCs w:val="22"/>
        </w:rPr>
        <w:t xml:space="preserve">SEGUNDA. </w:t>
      </w:r>
      <w:r w:rsidR="00A1003C" w:rsidRPr="00A335BC">
        <w:rPr>
          <w:rFonts w:ascii="Arial" w:hAnsi="Arial" w:cs="Arial"/>
          <w:b/>
          <w:sz w:val="22"/>
          <w:szCs w:val="22"/>
        </w:rPr>
        <w:t>OBJETO DEL CONTRATO</w:t>
      </w:r>
      <w:r w:rsidR="00A1003C" w:rsidRPr="00A335BC">
        <w:rPr>
          <w:rFonts w:ascii="Arial" w:hAnsi="Arial" w:cs="Arial"/>
          <w:sz w:val="22"/>
          <w:szCs w:val="22"/>
        </w:rPr>
        <w:t xml:space="preserve">.- El </w:t>
      </w:r>
      <w:r w:rsidR="001F14FE" w:rsidRPr="00A335BC">
        <w:rPr>
          <w:rFonts w:ascii="Arial" w:hAnsi="Arial" w:cs="Arial"/>
          <w:sz w:val="22"/>
          <w:szCs w:val="22"/>
        </w:rPr>
        <w:t xml:space="preserve">CONTRATANTE </w:t>
      </w:r>
      <w:r w:rsidR="00A1003C" w:rsidRPr="00A335BC">
        <w:rPr>
          <w:rFonts w:ascii="Arial" w:hAnsi="Arial" w:cs="Arial"/>
          <w:sz w:val="22"/>
          <w:szCs w:val="22"/>
        </w:rPr>
        <w:t xml:space="preserve">encomienda al SUPERVISOR DE OBRA la prestación de los servicios consistentes en la </w:t>
      </w:r>
      <w:r w:rsidR="0077669F" w:rsidRPr="00A335BC">
        <w:rPr>
          <w:rFonts w:ascii="Arial" w:hAnsi="Arial" w:cs="Arial"/>
          <w:sz w:val="22"/>
          <w:szCs w:val="22"/>
        </w:rPr>
        <w:t>SUPERVISIÓN DE OBRA</w:t>
      </w:r>
      <w:r w:rsidR="00C928F2" w:rsidRPr="00A335BC">
        <w:rPr>
          <w:rFonts w:ascii="Arial" w:hAnsi="Arial" w:cs="Arial"/>
          <w:sz w:val="22"/>
          <w:szCs w:val="22"/>
        </w:rPr>
        <w:t xml:space="preserve"> </w:t>
      </w:r>
      <w:r w:rsidR="0018678B" w:rsidRPr="00A335BC">
        <w:rPr>
          <w:rFonts w:ascii="Arial" w:hAnsi="Arial" w:cs="Arial"/>
          <w:sz w:val="22"/>
          <w:szCs w:val="22"/>
        </w:rPr>
        <w:t xml:space="preserve">relativa a la ejecución de la Obra Civil, </w:t>
      </w:r>
      <w:r w:rsidR="00C928F2" w:rsidRPr="00A335BC">
        <w:rPr>
          <w:rFonts w:ascii="Arial" w:hAnsi="Arial" w:cs="Arial"/>
          <w:sz w:val="22"/>
          <w:szCs w:val="22"/>
        </w:rPr>
        <w:t xml:space="preserve">del </w:t>
      </w:r>
      <w:r w:rsidR="00A1003C" w:rsidRPr="00A335BC">
        <w:rPr>
          <w:rFonts w:ascii="Arial" w:hAnsi="Arial" w:cs="Arial"/>
          <w:sz w:val="22"/>
          <w:szCs w:val="22"/>
        </w:rPr>
        <w:t xml:space="preserve"> </w:t>
      </w:r>
      <w:r w:rsidR="00741C76" w:rsidRPr="00A335BC">
        <w:rPr>
          <w:rFonts w:ascii="Arial" w:hAnsi="Arial" w:cs="Arial"/>
          <w:sz w:val="22"/>
          <w:szCs w:val="22"/>
        </w:rPr>
        <w:t>Equipamiento Museográfico y Recurso Museográfico del Museo Internacional del Barroco</w:t>
      </w:r>
      <w:r w:rsidR="00A1003C" w:rsidRPr="00A335BC">
        <w:rPr>
          <w:rFonts w:ascii="Arial" w:hAnsi="Arial" w:cs="Arial"/>
          <w:sz w:val="22"/>
          <w:szCs w:val="22"/>
        </w:rPr>
        <w:t xml:space="preserve"> en el Estado de Puebla,</w:t>
      </w:r>
      <w:r w:rsidR="00063614" w:rsidRPr="00A335BC">
        <w:rPr>
          <w:rFonts w:ascii="Arial" w:hAnsi="Arial" w:cs="Arial"/>
          <w:sz w:val="22"/>
          <w:szCs w:val="22"/>
        </w:rPr>
        <w:t xml:space="preserve"> en lo sucesivo los SERVICIOS</w:t>
      </w:r>
      <w:r w:rsidR="00A1003C" w:rsidRPr="00A335BC">
        <w:rPr>
          <w:rFonts w:ascii="Arial" w:hAnsi="Arial" w:cs="Arial"/>
          <w:sz w:val="22"/>
          <w:szCs w:val="22"/>
        </w:rPr>
        <w:t xml:space="preserve"> </w:t>
      </w:r>
      <w:r w:rsidR="00E951F4" w:rsidRPr="00A335BC">
        <w:rPr>
          <w:rFonts w:ascii="Arial" w:hAnsi="Arial" w:cs="Arial"/>
          <w:sz w:val="22"/>
          <w:szCs w:val="22"/>
        </w:rPr>
        <w:t xml:space="preserve">y </w:t>
      </w:r>
      <w:r w:rsidR="00A1003C" w:rsidRPr="00A335BC">
        <w:rPr>
          <w:rFonts w:ascii="Arial" w:hAnsi="Arial" w:cs="Arial"/>
          <w:sz w:val="22"/>
          <w:szCs w:val="22"/>
        </w:rPr>
        <w:t xml:space="preserve">éste se obliga a realizarlos hasta su total </w:t>
      </w:r>
      <w:r w:rsidR="001B0EE9">
        <w:rPr>
          <w:rFonts w:ascii="Arial" w:hAnsi="Arial" w:cs="Arial"/>
          <w:sz w:val="22"/>
          <w:szCs w:val="22"/>
        </w:rPr>
        <w:t>ejecución</w:t>
      </w:r>
      <w:r w:rsidR="001B0EE9" w:rsidRPr="00A335BC">
        <w:rPr>
          <w:rFonts w:ascii="Arial" w:hAnsi="Arial" w:cs="Arial"/>
          <w:sz w:val="22"/>
          <w:szCs w:val="22"/>
        </w:rPr>
        <w:t xml:space="preserve"> </w:t>
      </w:r>
      <w:r w:rsidR="001B0EE9">
        <w:rPr>
          <w:rFonts w:ascii="Arial" w:hAnsi="Arial" w:cs="Arial"/>
          <w:sz w:val="22"/>
          <w:szCs w:val="22"/>
        </w:rPr>
        <w:t>de conformidad con las BASES</w:t>
      </w:r>
      <w:r w:rsidR="001B0EE9" w:rsidRPr="001B0EE9">
        <w:rPr>
          <w:rFonts w:ascii="Arial" w:hAnsi="Arial" w:cs="Arial"/>
          <w:sz w:val="22"/>
          <w:szCs w:val="22"/>
        </w:rPr>
        <w:t xml:space="preserve"> </w:t>
      </w:r>
      <w:r w:rsidR="001B0EE9">
        <w:rPr>
          <w:rFonts w:ascii="Arial" w:hAnsi="Arial" w:cs="Arial"/>
          <w:sz w:val="22"/>
          <w:szCs w:val="22"/>
        </w:rPr>
        <w:t xml:space="preserve">y sus Términos de Referencia, </w:t>
      </w:r>
      <w:r w:rsidR="009F6EFB" w:rsidRPr="00A335BC">
        <w:rPr>
          <w:rFonts w:ascii="Arial" w:hAnsi="Arial" w:cs="Arial"/>
          <w:sz w:val="22"/>
          <w:szCs w:val="22"/>
        </w:rPr>
        <w:t xml:space="preserve">así como </w:t>
      </w:r>
      <w:r w:rsidR="001B0EE9">
        <w:rPr>
          <w:rFonts w:ascii="Arial" w:hAnsi="Arial" w:cs="Arial"/>
          <w:sz w:val="22"/>
          <w:szCs w:val="22"/>
        </w:rPr>
        <w:t xml:space="preserve">en </w:t>
      </w:r>
      <w:r w:rsidR="009F6EFB" w:rsidRPr="00A335BC">
        <w:rPr>
          <w:rFonts w:ascii="Arial" w:hAnsi="Arial" w:cs="Arial"/>
          <w:sz w:val="22"/>
          <w:szCs w:val="22"/>
        </w:rPr>
        <w:t>el CAPP</w:t>
      </w:r>
      <w:r w:rsidR="001B0EE9">
        <w:rPr>
          <w:rFonts w:ascii="Arial" w:hAnsi="Arial" w:cs="Arial"/>
          <w:sz w:val="22"/>
          <w:szCs w:val="22"/>
        </w:rPr>
        <w:t>,</w:t>
      </w:r>
      <w:r w:rsidR="001B0EE9" w:rsidRPr="001B0EE9">
        <w:rPr>
          <w:rFonts w:ascii="Arial" w:hAnsi="Arial" w:cs="Arial"/>
          <w:sz w:val="22"/>
          <w:szCs w:val="22"/>
        </w:rPr>
        <w:t xml:space="preserve"> </w:t>
      </w:r>
      <w:r w:rsidR="001B0EE9">
        <w:rPr>
          <w:rFonts w:ascii="Arial" w:hAnsi="Arial" w:cs="Arial"/>
          <w:sz w:val="22"/>
          <w:szCs w:val="22"/>
        </w:rPr>
        <w:t xml:space="preserve">y </w:t>
      </w:r>
      <w:r w:rsidR="001B0EE9" w:rsidRPr="00A335BC">
        <w:rPr>
          <w:rFonts w:ascii="Arial" w:hAnsi="Arial" w:cs="Arial"/>
          <w:sz w:val="22"/>
          <w:szCs w:val="22"/>
        </w:rPr>
        <w:t>el presente instrumento</w:t>
      </w:r>
      <w:r w:rsidR="001B0EE9">
        <w:rPr>
          <w:rFonts w:ascii="Arial" w:hAnsi="Arial" w:cs="Arial"/>
          <w:sz w:val="22"/>
          <w:szCs w:val="22"/>
        </w:rPr>
        <w:t xml:space="preserve">. Los Términos de Referencia se adjuntan al presente instrumento como </w:t>
      </w:r>
      <w:r w:rsidR="001B0EE9" w:rsidRPr="000839AF">
        <w:rPr>
          <w:rFonts w:ascii="Arial" w:hAnsi="Arial" w:cs="Arial"/>
          <w:b/>
          <w:sz w:val="22"/>
          <w:szCs w:val="22"/>
        </w:rPr>
        <w:t>Anexo</w:t>
      </w:r>
      <w:r w:rsidR="003C53EE" w:rsidRPr="000839AF">
        <w:rPr>
          <w:rFonts w:ascii="Arial" w:hAnsi="Arial" w:cs="Arial"/>
          <w:b/>
          <w:sz w:val="22"/>
          <w:szCs w:val="22"/>
        </w:rPr>
        <w:t xml:space="preserve"> 7</w:t>
      </w:r>
      <w:r w:rsidR="003C53EE" w:rsidRPr="000839AF">
        <w:rPr>
          <w:rFonts w:ascii="Arial" w:hAnsi="Arial" w:cs="Arial"/>
          <w:sz w:val="22"/>
          <w:szCs w:val="22"/>
        </w:rPr>
        <w:t>.</w:t>
      </w:r>
      <w:r w:rsidR="001B0EE9">
        <w:rPr>
          <w:rFonts w:ascii="Arial" w:hAnsi="Arial" w:cs="Arial"/>
          <w:sz w:val="22"/>
          <w:szCs w:val="22"/>
        </w:rPr>
        <w:t xml:space="preserve"> </w:t>
      </w:r>
    </w:p>
    <w:p w14:paraId="66359D92" w14:textId="77777777" w:rsidR="00063614" w:rsidRPr="00A335BC" w:rsidRDefault="00063614" w:rsidP="00A335BC">
      <w:pPr>
        <w:rPr>
          <w:rFonts w:ascii="Arial" w:hAnsi="Arial" w:cs="Arial"/>
          <w:sz w:val="22"/>
          <w:szCs w:val="22"/>
        </w:rPr>
      </w:pPr>
    </w:p>
    <w:p w14:paraId="31EAE37D"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El SUPERVISOR DE OBRA </w:t>
      </w:r>
      <w:r w:rsidR="0041534C" w:rsidRPr="00A335BC">
        <w:rPr>
          <w:rFonts w:ascii="Arial" w:hAnsi="Arial" w:cs="Arial"/>
          <w:sz w:val="22"/>
          <w:szCs w:val="22"/>
        </w:rPr>
        <w:t xml:space="preserve">se obliga a </w:t>
      </w:r>
      <w:r w:rsidRPr="00A335BC">
        <w:rPr>
          <w:rFonts w:ascii="Arial" w:hAnsi="Arial" w:cs="Arial"/>
          <w:sz w:val="22"/>
          <w:szCs w:val="22"/>
        </w:rPr>
        <w:t xml:space="preserve">entregar al </w:t>
      </w:r>
      <w:r w:rsidR="001F14FE" w:rsidRPr="00A335BC">
        <w:rPr>
          <w:rFonts w:ascii="Arial" w:hAnsi="Arial" w:cs="Arial"/>
          <w:sz w:val="22"/>
          <w:szCs w:val="22"/>
        </w:rPr>
        <w:t>CONTRATANTE</w:t>
      </w:r>
      <w:r w:rsidRPr="00A335BC">
        <w:rPr>
          <w:rFonts w:ascii="Arial" w:hAnsi="Arial" w:cs="Arial"/>
          <w:sz w:val="22"/>
          <w:szCs w:val="22"/>
        </w:rPr>
        <w:t>, al FONDO y al GOBIERNO DEL ESTADO</w:t>
      </w:r>
      <w:r w:rsidR="00820687" w:rsidRPr="00A335BC">
        <w:rPr>
          <w:rFonts w:ascii="Arial" w:hAnsi="Arial" w:cs="Arial"/>
          <w:sz w:val="22"/>
          <w:szCs w:val="22"/>
        </w:rPr>
        <w:t>,</w:t>
      </w:r>
      <w:r w:rsidRPr="00A335BC">
        <w:rPr>
          <w:rFonts w:ascii="Arial" w:hAnsi="Arial" w:cs="Arial"/>
          <w:sz w:val="22"/>
          <w:szCs w:val="22"/>
        </w:rPr>
        <w:t xml:space="preserve"> en forma </w:t>
      </w:r>
      <w:r w:rsidR="00FC13BC" w:rsidRPr="00A335BC">
        <w:rPr>
          <w:rFonts w:ascii="Arial" w:hAnsi="Arial" w:cs="Arial"/>
          <w:sz w:val="22"/>
          <w:szCs w:val="22"/>
        </w:rPr>
        <w:t>mensual</w:t>
      </w:r>
      <w:r w:rsidRPr="00A335BC">
        <w:rPr>
          <w:rFonts w:ascii="Arial" w:hAnsi="Arial" w:cs="Arial"/>
          <w:sz w:val="22"/>
          <w:szCs w:val="22"/>
        </w:rPr>
        <w:t xml:space="preserve">, a partir de la fecha de suscripción del presente </w:t>
      </w:r>
      <w:r w:rsidR="00820687" w:rsidRPr="00A335BC">
        <w:rPr>
          <w:rFonts w:ascii="Arial" w:hAnsi="Arial" w:cs="Arial"/>
          <w:sz w:val="22"/>
          <w:szCs w:val="22"/>
        </w:rPr>
        <w:t>Contrato</w:t>
      </w:r>
      <w:r w:rsidRPr="00A335BC">
        <w:rPr>
          <w:rFonts w:ascii="Arial" w:hAnsi="Arial" w:cs="Arial"/>
          <w:sz w:val="22"/>
          <w:szCs w:val="22"/>
        </w:rPr>
        <w:t>, o bien cuando éstos se lo requieran</w:t>
      </w:r>
      <w:r w:rsidR="007E3B12" w:rsidRPr="00A335BC">
        <w:rPr>
          <w:rFonts w:ascii="Arial" w:hAnsi="Arial" w:cs="Arial"/>
          <w:sz w:val="22"/>
          <w:szCs w:val="22"/>
        </w:rPr>
        <w:t xml:space="preserve"> por escrito</w:t>
      </w:r>
      <w:r w:rsidR="00236294" w:rsidRPr="00A335BC">
        <w:rPr>
          <w:rFonts w:ascii="Arial" w:hAnsi="Arial" w:cs="Arial"/>
          <w:sz w:val="22"/>
          <w:szCs w:val="22"/>
        </w:rPr>
        <w:t xml:space="preserve">, en un plazo de </w:t>
      </w:r>
      <w:r w:rsidR="00FC13BC" w:rsidRPr="00A335BC">
        <w:rPr>
          <w:rFonts w:ascii="Arial" w:hAnsi="Arial" w:cs="Arial"/>
          <w:sz w:val="22"/>
          <w:szCs w:val="22"/>
        </w:rPr>
        <w:t xml:space="preserve">5 (cinco) </w:t>
      </w:r>
      <w:r w:rsidR="00236294" w:rsidRPr="00A335BC">
        <w:rPr>
          <w:rFonts w:ascii="Arial" w:hAnsi="Arial" w:cs="Arial"/>
          <w:sz w:val="22"/>
          <w:szCs w:val="22"/>
        </w:rPr>
        <w:t>días hábiles</w:t>
      </w:r>
      <w:r w:rsidRPr="00A335BC">
        <w:rPr>
          <w:rFonts w:ascii="Arial" w:hAnsi="Arial" w:cs="Arial"/>
          <w:sz w:val="22"/>
          <w:szCs w:val="22"/>
        </w:rPr>
        <w:t>, un informe por escrito con los resultados de la supervisión.</w:t>
      </w:r>
      <w:r w:rsidR="00744E64">
        <w:rPr>
          <w:rFonts w:ascii="Arial" w:hAnsi="Arial" w:cs="Arial"/>
          <w:sz w:val="22"/>
          <w:szCs w:val="22"/>
        </w:rPr>
        <w:t xml:space="preserve"> Asimismo, concluida la obra, deberá presentar un informe final de su realización.</w:t>
      </w:r>
    </w:p>
    <w:p w14:paraId="1B260DD3" w14:textId="77777777" w:rsidR="00A1003C" w:rsidRPr="00A335BC" w:rsidRDefault="00A1003C" w:rsidP="00A335BC">
      <w:pPr>
        <w:jc w:val="both"/>
        <w:rPr>
          <w:rFonts w:ascii="Arial" w:hAnsi="Arial" w:cs="Arial"/>
          <w:sz w:val="22"/>
          <w:szCs w:val="22"/>
        </w:rPr>
      </w:pPr>
    </w:p>
    <w:p w14:paraId="1DED2235"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Por tratarse de un </w:t>
      </w:r>
      <w:r w:rsidR="00532854" w:rsidRPr="00A335BC">
        <w:rPr>
          <w:rFonts w:ascii="Arial" w:hAnsi="Arial" w:cs="Arial"/>
          <w:sz w:val="22"/>
          <w:szCs w:val="22"/>
        </w:rPr>
        <w:t xml:space="preserve">Contrato </w:t>
      </w:r>
      <w:r w:rsidRPr="00A335BC">
        <w:rPr>
          <w:rFonts w:ascii="Arial" w:hAnsi="Arial" w:cs="Arial"/>
          <w:sz w:val="22"/>
          <w:szCs w:val="22"/>
        </w:rPr>
        <w:t xml:space="preserve">a precio alzado, no habrá modificaciones </w:t>
      </w:r>
      <w:r w:rsidR="00063614" w:rsidRPr="00A335BC">
        <w:rPr>
          <w:rFonts w:ascii="Arial" w:hAnsi="Arial" w:cs="Arial"/>
          <w:sz w:val="22"/>
          <w:szCs w:val="22"/>
        </w:rPr>
        <w:t xml:space="preserve">al </w:t>
      </w:r>
      <w:r w:rsidRPr="00A335BC">
        <w:rPr>
          <w:rFonts w:ascii="Arial" w:hAnsi="Arial" w:cs="Arial"/>
          <w:sz w:val="22"/>
          <w:szCs w:val="22"/>
        </w:rPr>
        <w:t xml:space="preserve">presente </w:t>
      </w:r>
      <w:r w:rsidR="00820687" w:rsidRPr="00A335BC">
        <w:rPr>
          <w:rFonts w:ascii="Arial" w:hAnsi="Arial" w:cs="Arial"/>
          <w:sz w:val="22"/>
          <w:szCs w:val="22"/>
        </w:rPr>
        <w:t>Contrato</w:t>
      </w:r>
      <w:r w:rsidRPr="00A335BC">
        <w:rPr>
          <w:rFonts w:ascii="Arial" w:hAnsi="Arial" w:cs="Arial"/>
          <w:sz w:val="22"/>
          <w:szCs w:val="22"/>
        </w:rPr>
        <w:t xml:space="preserve">, por lo cual las </w:t>
      </w:r>
      <w:r w:rsidR="00820687" w:rsidRPr="00A335BC">
        <w:rPr>
          <w:rFonts w:ascii="Arial" w:hAnsi="Arial" w:cs="Arial"/>
          <w:sz w:val="22"/>
          <w:szCs w:val="22"/>
        </w:rPr>
        <w:t xml:space="preserve">Partes </w:t>
      </w:r>
      <w:r w:rsidRPr="00A335BC">
        <w:rPr>
          <w:rFonts w:ascii="Arial" w:hAnsi="Arial" w:cs="Arial"/>
          <w:sz w:val="22"/>
          <w:szCs w:val="22"/>
        </w:rPr>
        <w:t xml:space="preserve">acuerdan que los </w:t>
      </w:r>
      <w:r w:rsidR="00592701" w:rsidRPr="00A335BC">
        <w:rPr>
          <w:rFonts w:ascii="Arial" w:hAnsi="Arial" w:cs="Arial"/>
          <w:sz w:val="22"/>
          <w:szCs w:val="22"/>
        </w:rPr>
        <w:t xml:space="preserve">SERVICIOS </w:t>
      </w:r>
      <w:r w:rsidRPr="00A335BC">
        <w:rPr>
          <w:rFonts w:ascii="Arial" w:hAnsi="Arial" w:cs="Arial"/>
          <w:sz w:val="22"/>
          <w:szCs w:val="22"/>
        </w:rPr>
        <w:t xml:space="preserve">se ejecutarán hasta su total terminación, de conformidad con la </w:t>
      </w:r>
      <w:r w:rsidR="00F34D15" w:rsidRPr="00A335BC">
        <w:rPr>
          <w:rFonts w:ascii="Arial" w:hAnsi="Arial" w:cs="Arial"/>
          <w:sz w:val="22"/>
          <w:szCs w:val="22"/>
        </w:rPr>
        <w:t>P</w:t>
      </w:r>
      <w:r w:rsidR="00820687" w:rsidRPr="00A335BC">
        <w:rPr>
          <w:rFonts w:ascii="Arial" w:hAnsi="Arial" w:cs="Arial"/>
          <w:sz w:val="22"/>
          <w:szCs w:val="22"/>
        </w:rPr>
        <w:t xml:space="preserve">ropuesta </w:t>
      </w:r>
      <w:r w:rsidRPr="00A335BC">
        <w:rPr>
          <w:rFonts w:ascii="Arial" w:hAnsi="Arial" w:cs="Arial"/>
          <w:sz w:val="22"/>
          <w:szCs w:val="22"/>
        </w:rPr>
        <w:t xml:space="preserve">de los </w:t>
      </w:r>
      <w:r w:rsidR="00F34D15" w:rsidRPr="00A335BC">
        <w:rPr>
          <w:rFonts w:ascii="Arial" w:hAnsi="Arial" w:cs="Arial"/>
          <w:sz w:val="22"/>
          <w:szCs w:val="22"/>
        </w:rPr>
        <w:t>T</w:t>
      </w:r>
      <w:r w:rsidRPr="00A335BC">
        <w:rPr>
          <w:rFonts w:ascii="Arial" w:hAnsi="Arial" w:cs="Arial"/>
          <w:sz w:val="22"/>
          <w:szCs w:val="22"/>
        </w:rPr>
        <w:t xml:space="preserve">rabajos de </w:t>
      </w:r>
      <w:r w:rsidR="00F34D15" w:rsidRPr="00A335BC">
        <w:rPr>
          <w:rFonts w:ascii="Arial" w:hAnsi="Arial" w:cs="Arial"/>
          <w:sz w:val="22"/>
          <w:szCs w:val="22"/>
        </w:rPr>
        <w:t>S</w:t>
      </w:r>
      <w:r w:rsidRPr="00A335BC">
        <w:rPr>
          <w:rFonts w:ascii="Arial" w:hAnsi="Arial" w:cs="Arial"/>
          <w:sz w:val="22"/>
          <w:szCs w:val="22"/>
        </w:rPr>
        <w:t xml:space="preserve">upervisión de </w:t>
      </w:r>
      <w:r w:rsidR="00F34D15" w:rsidRPr="00A335BC">
        <w:rPr>
          <w:rFonts w:ascii="Arial" w:hAnsi="Arial" w:cs="Arial"/>
          <w:sz w:val="22"/>
          <w:szCs w:val="22"/>
        </w:rPr>
        <w:t>O</w:t>
      </w:r>
      <w:r w:rsidRPr="00A335BC">
        <w:rPr>
          <w:rFonts w:ascii="Arial" w:hAnsi="Arial" w:cs="Arial"/>
          <w:sz w:val="22"/>
          <w:szCs w:val="22"/>
        </w:rPr>
        <w:t xml:space="preserve">bra, </w:t>
      </w:r>
      <w:r w:rsidR="00F34D15" w:rsidRPr="00A335BC">
        <w:rPr>
          <w:rFonts w:ascii="Arial" w:hAnsi="Arial" w:cs="Arial"/>
          <w:sz w:val="22"/>
          <w:szCs w:val="22"/>
        </w:rPr>
        <w:t>contenida</w:t>
      </w:r>
      <w:r w:rsidRPr="00A335BC">
        <w:rPr>
          <w:rFonts w:ascii="Arial" w:hAnsi="Arial" w:cs="Arial"/>
          <w:sz w:val="22"/>
          <w:szCs w:val="22"/>
        </w:rPr>
        <w:t xml:space="preserve"> en el </w:t>
      </w:r>
      <w:r w:rsidRPr="00A335BC">
        <w:rPr>
          <w:rFonts w:ascii="Arial" w:hAnsi="Arial" w:cs="Arial"/>
          <w:b/>
          <w:sz w:val="22"/>
          <w:szCs w:val="22"/>
        </w:rPr>
        <w:t xml:space="preserve">Anexo </w:t>
      </w:r>
      <w:r w:rsidR="0003125F">
        <w:rPr>
          <w:rFonts w:ascii="Arial" w:hAnsi="Arial" w:cs="Arial"/>
          <w:b/>
          <w:sz w:val="22"/>
          <w:szCs w:val="22"/>
        </w:rPr>
        <w:t>6</w:t>
      </w:r>
      <w:r w:rsidR="0041534C" w:rsidRPr="00A335BC">
        <w:rPr>
          <w:rFonts w:ascii="Arial" w:hAnsi="Arial" w:cs="Arial"/>
          <w:sz w:val="22"/>
          <w:szCs w:val="22"/>
        </w:rPr>
        <w:t xml:space="preserve"> </w:t>
      </w:r>
      <w:r w:rsidRPr="00A335BC">
        <w:rPr>
          <w:rFonts w:ascii="Arial" w:hAnsi="Arial" w:cs="Arial"/>
          <w:sz w:val="22"/>
          <w:szCs w:val="22"/>
        </w:rPr>
        <w:t xml:space="preserve">de este </w:t>
      </w:r>
      <w:r w:rsidR="00820687" w:rsidRPr="00A335BC">
        <w:rPr>
          <w:rFonts w:ascii="Arial" w:hAnsi="Arial" w:cs="Arial"/>
          <w:sz w:val="22"/>
          <w:szCs w:val="22"/>
        </w:rPr>
        <w:t>Contrato</w:t>
      </w:r>
      <w:r w:rsidRPr="00A335BC">
        <w:rPr>
          <w:rFonts w:ascii="Arial" w:hAnsi="Arial" w:cs="Arial"/>
          <w:sz w:val="22"/>
          <w:szCs w:val="22"/>
        </w:rPr>
        <w:t>.</w:t>
      </w:r>
    </w:p>
    <w:p w14:paraId="2D461AD4" w14:textId="77777777" w:rsidR="00A1003C" w:rsidRPr="00A335BC" w:rsidRDefault="00A1003C" w:rsidP="00A335BC">
      <w:pPr>
        <w:rPr>
          <w:rFonts w:ascii="Arial" w:hAnsi="Arial" w:cs="Arial"/>
          <w:sz w:val="22"/>
          <w:szCs w:val="22"/>
        </w:rPr>
      </w:pPr>
    </w:p>
    <w:p w14:paraId="75800D1B" w14:textId="77777777" w:rsidR="00A1003C" w:rsidRPr="00A335BC" w:rsidRDefault="002B318A" w:rsidP="00A335BC">
      <w:pPr>
        <w:jc w:val="both"/>
        <w:rPr>
          <w:rFonts w:ascii="Arial" w:hAnsi="Arial" w:cs="Arial"/>
          <w:sz w:val="22"/>
          <w:szCs w:val="22"/>
        </w:rPr>
      </w:pPr>
      <w:r w:rsidRPr="00A335BC">
        <w:rPr>
          <w:rFonts w:ascii="Arial" w:hAnsi="Arial" w:cs="Arial"/>
          <w:b/>
          <w:sz w:val="22"/>
          <w:szCs w:val="22"/>
        </w:rPr>
        <w:t>TERCERA</w:t>
      </w:r>
      <w:r w:rsidR="00A1003C" w:rsidRPr="00A335BC">
        <w:rPr>
          <w:rFonts w:ascii="Arial" w:hAnsi="Arial" w:cs="Arial"/>
          <w:b/>
          <w:sz w:val="22"/>
          <w:szCs w:val="22"/>
        </w:rPr>
        <w:t>. MONTO DEL CONTRATO</w:t>
      </w:r>
      <w:r w:rsidR="00A1003C" w:rsidRPr="00A335BC">
        <w:rPr>
          <w:rFonts w:ascii="Arial" w:hAnsi="Arial" w:cs="Arial"/>
          <w:sz w:val="22"/>
          <w:szCs w:val="22"/>
        </w:rPr>
        <w:t xml:space="preserve">.- El monto total del presente </w:t>
      </w:r>
      <w:r w:rsidR="00532854" w:rsidRPr="00A335BC">
        <w:rPr>
          <w:rFonts w:ascii="Arial" w:hAnsi="Arial" w:cs="Arial"/>
          <w:sz w:val="22"/>
          <w:szCs w:val="22"/>
        </w:rPr>
        <w:t xml:space="preserve">Contrato </w:t>
      </w:r>
      <w:r w:rsidR="00A1003C" w:rsidRPr="00A335BC">
        <w:rPr>
          <w:rFonts w:ascii="Arial" w:hAnsi="Arial" w:cs="Arial"/>
          <w:sz w:val="22"/>
          <w:szCs w:val="22"/>
        </w:rPr>
        <w:t>asciende a</w:t>
      </w:r>
      <w:r w:rsidR="00AF18EF" w:rsidRPr="00A335BC">
        <w:rPr>
          <w:rFonts w:ascii="Arial" w:hAnsi="Arial" w:cs="Arial"/>
          <w:sz w:val="22"/>
          <w:szCs w:val="22"/>
        </w:rPr>
        <w:t xml:space="preserve"> la cantidad de $</w:t>
      </w:r>
      <w:r w:rsidR="005445F1" w:rsidRPr="00A335BC">
        <w:rPr>
          <w:rFonts w:ascii="Arial" w:hAnsi="Arial" w:cs="Arial"/>
          <w:sz w:val="22"/>
          <w:szCs w:val="22"/>
        </w:rPr>
        <w:t>13’916,461.76</w:t>
      </w:r>
      <w:r w:rsidR="00AF18EF" w:rsidRPr="00A335BC">
        <w:rPr>
          <w:rFonts w:ascii="Arial" w:hAnsi="Arial" w:cs="Arial"/>
          <w:sz w:val="22"/>
          <w:szCs w:val="22"/>
        </w:rPr>
        <w:t xml:space="preserve"> </w:t>
      </w:r>
      <w:r w:rsidR="00820687" w:rsidRPr="00A335BC">
        <w:rPr>
          <w:rFonts w:ascii="Arial" w:hAnsi="Arial" w:cs="Arial"/>
          <w:sz w:val="22"/>
          <w:szCs w:val="22"/>
        </w:rPr>
        <w:t>(</w:t>
      </w:r>
      <w:r w:rsidR="001B0EE9" w:rsidRPr="00A335BC">
        <w:rPr>
          <w:rFonts w:ascii="Arial" w:hAnsi="Arial" w:cs="Arial"/>
          <w:sz w:val="22"/>
          <w:szCs w:val="22"/>
        </w:rPr>
        <w:t>Trece millones novecientos diecis</w:t>
      </w:r>
      <w:r w:rsidR="001B0EE9">
        <w:rPr>
          <w:rFonts w:ascii="Arial" w:hAnsi="Arial" w:cs="Arial"/>
          <w:sz w:val="22"/>
          <w:szCs w:val="22"/>
        </w:rPr>
        <w:t>é</w:t>
      </w:r>
      <w:r w:rsidR="001B0EE9" w:rsidRPr="00A335BC">
        <w:rPr>
          <w:rFonts w:ascii="Arial" w:hAnsi="Arial" w:cs="Arial"/>
          <w:sz w:val="22"/>
          <w:szCs w:val="22"/>
        </w:rPr>
        <w:t>is mil cuatrocientos sesenta y un pesos</w:t>
      </w:r>
      <w:r w:rsidR="005445F1" w:rsidRPr="00A335BC">
        <w:rPr>
          <w:rFonts w:ascii="Arial" w:hAnsi="Arial" w:cs="Arial"/>
          <w:sz w:val="22"/>
          <w:szCs w:val="22"/>
        </w:rPr>
        <w:t xml:space="preserve"> 76</w:t>
      </w:r>
      <w:r w:rsidR="00820687" w:rsidRPr="00A335BC">
        <w:rPr>
          <w:rFonts w:ascii="Arial" w:hAnsi="Arial" w:cs="Arial"/>
          <w:sz w:val="22"/>
          <w:szCs w:val="22"/>
        </w:rPr>
        <w:t>/100 M.N</w:t>
      </w:r>
      <w:r w:rsidR="00AF0EC7" w:rsidRPr="00A335BC">
        <w:rPr>
          <w:rFonts w:ascii="Arial" w:hAnsi="Arial" w:cs="Arial"/>
          <w:sz w:val="22"/>
          <w:szCs w:val="22"/>
        </w:rPr>
        <w:t>.</w:t>
      </w:r>
      <w:r w:rsidR="00820687" w:rsidRPr="00A335BC">
        <w:rPr>
          <w:rFonts w:ascii="Arial" w:hAnsi="Arial" w:cs="Arial"/>
          <w:sz w:val="22"/>
          <w:szCs w:val="22"/>
        </w:rPr>
        <w:t>)</w:t>
      </w:r>
      <w:r w:rsidR="00550EE2" w:rsidRPr="00A335BC">
        <w:rPr>
          <w:rFonts w:ascii="Arial" w:hAnsi="Arial" w:cs="Arial"/>
          <w:sz w:val="22"/>
          <w:szCs w:val="22"/>
        </w:rPr>
        <w:t>,</w:t>
      </w:r>
      <w:r w:rsidR="00820687" w:rsidRPr="00A335BC">
        <w:rPr>
          <w:rFonts w:ascii="Arial" w:hAnsi="Arial" w:cs="Arial"/>
          <w:sz w:val="22"/>
          <w:szCs w:val="22"/>
        </w:rPr>
        <w:t xml:space="preserve"> </w:t>
      </w:r>
      <w:r w:rsidR="00F34D15" w:rsidRPr="00A335BC">
        <w:rPr>
          <w:rFonts w:ascii="Arial" w:hAnsi="Arial" w:cs="Arial"/>
          <w:sz w:val="22"/>
          <w:szCs w:val="22"/>
        </w:rPr>
        <w:t>sin incluir el Impuesto al Valor Agregado (IVA),</w:t>
      </w:r>
      <w:r w:rsidR="00820687" w:rsidRPr="00A335BC">
        <w:rPr>
          <w:rFonts w:ascii="Arial" w:hAnsi="Arial" w:cs="Arial"/>
          <w:sz w:val="22"/>
          <w:szCs w:val="22"/>
        </w:rPr>
        <w:t xml:space="preserve"> </w:t>
      </w:r>
      <w:r w:rsidR="00A1003C" w:rsidRPr="00A335BC">
        <w:rPr>
          <w:rFonts w:ascii="Arial" w:hAnsi="Arial" w:cs="Arial"/>
          <w:sz w:val="22"/>
          <w:szCs w:val="22"/>
        </w:rPr>
        <w:t xml:space="preserve">misma que se mantendrá fija e invariable durante la vigencia de este </w:t>
      </w:r>
      <w:r w:rsidR="00820687" w:rsidRPr="00A335BC">
        <w:rPr>
          <w:rFonts w:ascii="Arial" w:hAnsi="Arial" w:cs="Arial"/>
          <w:sz w:val="22"/>
          <w:szCs w:val="22"/>
        </w:rPr>
        <w:t>Contrato</w:t>
      </w:r>
      <w:r w:rsidR="00A1003C" w:rsidRPr="00A335BC">
        <w:rPr>
          <w:rFonts w:ascii="Arial" w:hAnsi="Arial" w:cs="Arial"/>
          <w:sz w:val="22"/>
          <w:szCs w:val="22"/>
        </w:rPr>
        <w:t>, conforme a</w:t>
      </w:r>
      <w:r w:rsidR="00AF0EC7" w:rsidRPr="00A335BC">
        <w:rPr>
          <w:rFonts w:ascii="Arial" w:hAnsi="Arial" w:cs="Arial"/>
          <w:sz w:val="22"/>
          <w:szCs w:val="22"/>
        </w:rPr>
        <w:t xml:space="preserve"> </w:t>
      </w:r>
      <w:r w:rsidR="00A1003C" w:rsidRPr="00A335BC">
        <w:rPr>
          <w:rFonts w:ascii="Arial" w:hAnsi="Arial" w:cs="Arial"/>
          <w:sz w:val="22"/>
          <w:szCs w:val="22"/>
        </w:rPr>
        <w:t>l</w:t>
      </w:r>
      <w:r w:rsidR="00AF0EC7" w:rsidRPr="00A335BC">
        <w:rPr>
          <w:rFonts w:ascii="Arial" w:hAnsi="Arial" w:cs="Arial"/>
          <w:sz w:val="22"/>
          <w:szCs w:val="22"/>
        </w:rPr>
        <w:t xml:space="preserve">o señalado en la propuesta económica presentada por el SUPERVISOR DE OBRA </w:t>
      </w:r>
      <w:r w:rsidR="00A1003C" w:rsidRPr="00A335BC">
        <w:rPr>
          <w:rFonts w:ascii="Arial" w:hAnsi="Arial" w:cs="Arial"/>
          <w:sz w:val="22"/>
          <w:szCs w:val="22"/>
        </w:rPr>
        <w:t xml:space="preserve">y que forma parte integrante de este </w:t>
      </w:r>
      <w:r w:rsidR="00820687" w:rsidRPr="00A335BC">
        <w:rPr>
          <w:rFonts w:ascii="Arial" w:hAnsi="Arial" w:cs="Arial"/>
          <w:sz w:val="22"/>
          <w:szCs w:val="22"/>
        </w:rPr>
        <w:t>Contrato</w:t>
      </w:r>
      <w:r w:rsidR="00A1003C" w:rsidRPr="00A335BC">
        <w:rPr>
          <w:rFonts w:ascii="Arial" w:hAnsi="Arial" w:cs="Arial"/>
          <w:sz w:val="22"/>
          <w:szCs w:val="22"/>
        </w:rPr>
        <w:t xml:space="preserve">, como </w:t>
      </w:r>
      <w:r w:rsidR="00A1003C" w:rsidRPr="00A335BC">
        <w:rPr>
          <w:rFonts w:ascii="Arial" w:hAnsi="Arial" w:cs="Arial"/>
          <w:b/>
          <w:sz w:val="22"/>
          <w:szCs w:val="22"/>
        </w:rPr>
        <w:t xml:space="preserve">Anexo </w:t>
      </w:r>
      <w:r w:rsidR="00AF5C19">
        <w:rPr>
          <w:rFonts w:ascii="Arial" w:hAnsi="Arial" w:cs="Arial"/>
          <w:b/>
          <w:sz w:val="22"/>
          <w:szCs w:val="22"/>
        </w:rPr>
        <w:t>4</w:t>
      </w:r>
      <w:r w:rsidR="00A1003C" w:rsidRPr="00A335BC">
        <w:rPr>
          <w:rFonts w:ascii="Arial" w:hAnsi="Arial" w:cs="Arial"/>
          <w:sz w:val="22"/>
          <w:szCs w:val="22"/>
        </w:rPr>
        <w:t>. Dich</w:t>
      </w:r>
      <w:r w:rsidR="00FC13BC" w:rsidRPr="00A335BC">
        <w:rPr>
          <w:rFonts w:ascii="Arial" w:hAnsi="Arial" w:cs="Arial"/>
          <w:sz w:val="22"/>
          <w:szCs w:val="22"/>
        </w:rPr>
        <w:t>a</w:t>
      </w:r>
      <w:r w:rsidR="00A1003C" w:rsidRPr="00A335BC">
        <w:rPr>
          <w:rFonts w:ascii="Arial" w:hAnsi="Arial" w:cs="Arial"/>
          <w:sz w:val="22"/>
          <w:szCs w:val="22"/>
        </w:rPr>
        <w:t xml:space="preserve"> </w:t>
      </w:r>
      <w:r w:rsidR="00AF0EC7" w:rsidRPr="00A335BC">
        <w:rPr>
          <w:rFonts w:ascii="Arial" w:hAnsi="Arial" w:cs="Arial"/>
          <w:sz w:val="22"/>
          <w:szCs w:val="22"/>
        </w:rPr>
        <w:t xml:space="preserve">propuesta </w:t>
      </w:r>
      <w:r w:rsidR="00A1003C" w:rsidRPr="00A335BC">
        <w:rPr>
          <w:rFonts w:ascii="Arial" w:hAnsi="Arial" w:cs="Arial"/>
          <w:sz w:val="22"/>
          <w:szCs w:val="22"/>
        </w:rPr>
        <w:t xml:space="preserve">prevé entre otros, la remuneración o pago total fijo al SUPERVISOR DE OBRA por todos los gastos directos e Indirectos, incluyendo la utilidad, de conformidad con los elementos técnicos que se contienen en la </w:t>
      </w:r>
      <w:r w:rsidR="005D3513" w:rsidRPr="00A335BC">
        <w:rPr>
          <w:rFonts w:ascii="Arial" w:hAnsi="Arial" w:cs="Arial"/>
          <w:b/>
          <w:sz w:val="22"/>
          <w:szCs w:val="22"/>
        </w:rPr>
        <w:t>PROPUESTA DE LOS TRABAJOS DE SUPERVISIÓN DE OBRA</w:t>
      </w:r>
      <w:r w:rsidR="00A1003C" w:rsidRPr="00A335BC">
        <w:rPr>
          <w:rFonts w:ascii="Arial" w:hAnsi="Arial" w:cs="Arial"/>
          <w:b/>
          <w:sz w:val="22"/>
          <w:szCs w:val="22"/>
        </w:rPr>
        <w:t>.</w:t>
      </w:r>
    </w:p>
    <w:p w14:paraId="4C83B9B2" w14:textId="77777777" w:rsidR="00A1003C" w:rsidRPr="00A335BC" w:rsidRDefault="00A1003C" w:rsidP="00A335BC">
      <w:pPr>
        <w:jc w:val="both"/>
        <w:rPr>
          <w:rFonts w:ascii="Arial" w:hAnsi="Arial" w:cs="Arial"/>
          <w:sz w:val="22"/>
          <w:szCs w:val="22"/>
        </w:rPr>
      </w:pPr>
    </w:p>
    <w:p w14:paraId="7477C949"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El monto indicado en el párrafo anterior, se adicionará con la cantidad que resulte y que corresponda al </w:t>
      </w:r>
      <w:r w:rsidR="00F34D15" w:rsidRPr="00A335BC">
        <w:rPr>
          <w:rFonts w:ascii="Arial" w:hAnsi="Arial" w:cs="Arial"/>
          <w:sz w:val="22"/>
          <w:szCs w:val="22"/>
        </w:rPr>
        <w:t>IVA</w:t>
      </w:r>
      <w:r w:rsidRPr="00A335BC">
        <w:rPr>
          <w:rFonts w:ascii="Arial" w:hAnsi="Arial" w:cs="Arial"/>
          <w:sz w:val="22"/>
          <w:szCs w:val="22"/>
        </w:rPr>
        <w:t>.</w:t>
      </w:r>
    </w:p>
    <w:p w14:paraId="3271FDBE" w14:textId="77777777" w:rsidR="00A1003C" w:rsidRPr="00A335BC" w:rsidRDefault="00A1003C" w:rsidP="00A335BC">
      <w:pPr>
        <w:rPr>
          <w:rFonts w:ascii="Arial" w:hAnsi="Arial" w:cs="Arial"/>
          <w:sz w:val="22"/>
          <w:szCs w:val="22"/>
        </w:rPr>
      </w:pPr>
    </w:p>
    <w:p w14:paraId="5A201E31" w14:textId="77777777" w:rsidR="0017545E" w:rsidRPr="00A335BC" w:rsidRDefault="0017545E" w:rsidP="00A335BC">
      <w:pPr>
        <w:jc w:val="both"/>
        <w:rPr>
          <w:rFonts w:ascii="Arial" w:hAnsi="Arial" w:cs="Arial"/>
          <w:sz w:val="22"/>
          <w:szCs w:val="22"/>
        </w:rPr>
      </w:pPr>
      <w:r w:rsidRPr="00A335BC">
        <w:rPr>
          <w:rFonts w:ascii="Arial" w:hAnsi="Arial" w:cs="Arial"/>
          <w:sz w:val="22"/>
          <w:szCs w:val="22"/>
        </w:rPr>
        <w:t>El monto total del presente Contrato, será pagado a</w:t>
      </w:r>
      <w:r w:rsidR="00290672" w:rsidRPr="00A335BC">
        <w:rPr>
          <w:rFonts w:ascii="Arial" w:hAnsi="Arial" w:cs="Arial"/>
          <w:sz w:val="22"/>
          <w:szCs w:val="22"/>
        </w:rPr>
        <w:t xml:space="preserve">l </w:t>
      </w:r>
      <w:r w:rsidRPr="00A335BC">
        <w:rPr>
          <w:rFonts w:ascii="Arial" w:hAnsi="Arial" w:cs="Arial"/>
          <w:sz w:val="22"/>
          <w:szCs w:val="22"/>
        </w:rPr>
        <w:t xml:space="preserve"> </w:t>
      </w:r>
      <w:r w:rsidR="00AF0EC7" w:rsidRPr="00A335BC">
        <w:rPr>
          <w:rFonts w:ascii="Arial" w:hAnsi="Arial" w:cs="Arial"/>
          <w:sz w:val="22"/>
          <w:szCs w:val="22"/>
        </w:rPr>
        <w:t xml:space="preserve">SUPERVISOR DE OBRA  </w:t>
      </w:r>
      <w:r w:rsidRPr="00A335BC">
        <w:rPr>
          <w:rFonts w:ascii="Arial" w:hAnsi="Arial" w:cs="Arial"/>
          <w:sz w:val="22"/>
          <w:szCs w:val="22"/>
        </w:rPr>
        <w:t xml:space="preserve">con cargo a los recursos </w:t>
      </w:r>
      <w:r w:rsidR="00A35364" w:rsidRPr="00A335BC">
        <w:rPr>
          <w:rFonts w:ascii="Arial" w:hAnsi="Arial" w:cs="Arial"/>
          <w:sz w:val="22"/>
          <w:szCs w:val="22"/>
        </w:rPr>
        <w:t xml:space="preserve">provenientes del CAPITAL DE RIESGO, </w:t>
      </w:r>
      <w:r w:rsidR="003510FB" w:rsidRPr="00A335BC">
        <w:rPr>
          <w:rFonts w:ascii="Arial" w:hAnsi="Arial" w:cs="Arial"/>
          <w:sz w:val="22"/>
          <w:szCs w:val="22"/>
        </w:rPr>
        <w:t xml:space="preserve">DEL </w:t>
      </w:r>
      <w:r w:rsidR="00A35364" w:rsidRPr="00A335BC">
        <w:rPr>
          <w:rFonts w:ascii="Arial" w:hAnsi="Arial" w:cs="Arial"/>
          <w:sz w:val="22"/>
          <w:szCs w:val="22"/>
        </w:rPr>
        <w:t>CRÉDITO y el APOYO,</w:t>
      </w:r>
      <w:r w:rsidR="003510FB" w:rsidRPr="00A335BC">
        <w:rPr>
          <w:rFonts w:ascii="Arial" w:hAnsi="Arial" w:cs="Arial"/>
          <w:sz w:val="22"/>
          <w:szCs w:val="22"/>
        </w:rPr>
        <w:t xml:space="preserve"> </w:t>
      </w:r>
      <w:r w:rsidR="00A35364" w:rsidRPr="00A335BC">
        <w:rPr>
          <w:rFonts w:ascii="Arial" w:hAnsi="Arial" w:cs="Arial"/>
          <w:sz w:val="22"/>
          <w:szCs w:val="22"/>
        </w:rPr>
        <w:t>los cuales forma</w:t>
      </w:r>
      <w:r w:rsidR="00A52DAD" w:rsidRPr="00A335BC">
        <w:rPr>
          <w:rFonts w:ascii="Arial" w:hAnsi="Arial" w:cs="Arial"/>
          <w:sz w:val="22"/>
          <w:szCs w:val="22"/>
        </w:rPr>
        <w:t>n</w:t>
      </w:r>
      <w:r w:rsidR="00A35364" w:rsidRPr="00A335BC">
        <w:rPr>
          <w:rFonts w:ascii="Arial" w:hAnsi="Arial" w:cs="Arial"/>
          <w:sz w:val="22"/>
          <w:szCs w:val="22"/>
        </w:rPr>
        <w:t xml:space="preserve"> parte </w:t>
      </w:r>
      <w:r w:rsidR="00A35364" w:rsidRPr="00A335BC">
        <w:rPr>
          <w:rFonts w:ascii="Arial" w:hAnsi="Arial" w:cs="Arial"/>
          <w:sz w:val="22"/>
          <w:szCs w:val="22"/>
        </w:rPr>
        <w:lastRenderedPageBreak/>
        <w:t xml:space="preserve">del </w:t>
      </w:r>
      <w:r w:rsidRPr="00A335BC">
        <w:rPr>
          <w:rFonts w:ascii="Arial" w:hAnsi="Arial" w:cs="Arial"/>
          <w:sz w:val="22"/>
          <w:szCs w:val="22"/>
        </w:rPr>
        <w:t>patrimonio del FIDEICOMISO</w:t>
      </w:r>
      <w:r w:rsidR="00A35364" w:rsidRPr="00A335BC">
        <w:rPr>
          <w:rFonts w:ascii="Arial" w:hAnsi="Arial" w:cs="Arial"/>
          <w:sz w:val="22"/>
          <w:szCs w:val="22"/>
        </w:rPr>
        <w:t>,</w:t>
      </w:r>
      <w:r w:rsidRPr="00A335BC">
        <w:rPr>
          <w:rFonts w:ascii="Arial" w:hAnsi="Arial" w:cs="Arial"/>
          <w:sz w:val="22"/>
          <w:szCs w:val="22"/>
        </w:rPr>
        <w:t xml:space="preserve"> por lo que la estructura de fondeo para la ESTIMACIÓN DE SUPERVISIÓN es la siguiente:</w:t>
      </w:r>
    </w:p>
    <w:p w14:paraId="1D33122C" w14:textId="77777777" w:rsidR="0017545E" w:rsidRPr="00A335BC" w:rsidRDefault="0017545E" w:rsidP="00A335BC">
      <w:pPr>
        <w:jc w:val="both"/>
        <w:rPr>
          <w:rFonts w:ascii="Arial" w:hAnsi="Arial" w:cs="Arial"/>
          <w:sz w:val="22"/>
          <w:szCs w:val="22"/>
        </w:rPr>
      </w:pPr>
    </w:p>
    <w:tbl>
      <w:tblPr>
        <w:tblStyle w:val="Tablaconcuadrcula"/>
        <w:tblW w:w="0" w:type="auto"/>
        <w:jc w:val="center"/>
        <w:tblLook w:val="04A0" w:firstRow="1" w:lastRow="0" w:firstColumn="1" w:lastColumn="0" w:noHBand="0" w:noVBand="1"/>
      </w:tblPr>
      <w:tblGrid>
        <w:gridCol w:w="3114"/>
        <w:gridCol w:w="3969"/>
      </w:tblGrid>
      <w:tr w:rsidR="0017545E" w:rsidRPr="00A335BC" w14:paraId="0E0DF301" w14:textId="77777777" w:rsidTr="00B21623">
        <w:trPr>
          <w:jc w:val="center"/>
        </w:trPr>
        <w:tc>
          <w:tcPr>
            <w:tcW w:w="3114" w:type="dxa"/>
          </w:tcPr>
          <w:p w14:paraId="4B4CE9B1" w14:textId="77777777" w:rsidR="0017545E" w:rsidRPr="00A335BC" w:rsidRDefault="00236294" w:rsidP="00A335BC">
            <w:pPr>
              <w:rPr>
                <w:rFonts w:ascii="Arial" w:hAnsi="Arial" w:cs="Arial"/>
                <w:sz w:val="22"/>
                <w:szCs w:val="22"/>
              </w:rPr>
            </w:pPr>
            <w:r w:rsidRPr="00A335BC">
              <w:rPr>
                <w:rFonts w:ascii="Arial" w:hAnsi="Arial" w:cs="Arial"/>
                <w:sz w:val="22"/>
                <w:szCs w:val="22"/>
              </w:rPr>
              <w:t>CAPITAL DE RIESGO</w:t>
            </w:r>
          </w:p>
        </w:tc>
        <w:tc>
          <w:tcPr>
            <w:tcW w:w="3969" w:type="dxa"/>
          </w:tcPr>
          <w:p w14:paraId="60ADFE9F" w14:textId="77777777" w:rsidR="0017545E" w:rsidRPr="00A335BC" w:rsidRDefault="00F31CCC" w:rsidP="00A335BC">
            <w:pPr>
              <w:rPr>
                <w:rFonts w:ascii="Arial" w:hAnsi="Arial" w:cs="Arial"/>
                <w:sz w:val="22"/>
                <w:szCs w:val="22"/>
              </w:rPr>
            </w:pPr>
            <w:r w:rsidRPr="00A335BC">
              <w:rPr>
                <w:rFonts w:ascii="Arial" w:hAnsi="Arial" w:cs="Arial"/>
                <w:sz w:val="22"/>
                <w:szCs w:val="22"/>
              </w:rPr>
              <w:t>20</w:t>
            </w:r>
            <w:r w:rsidR="00236294" w:rsidRPr="00A335BC">
              <w:rPr>
                <w:rFonts w:ascii="Arial" w:hAnsi="Arial" w:cs="Arial"/>
                <w:sz w:val="22"/>
                <w:szCs w:val="22"/>
              </w:rPr>
              <w:t>%</w:t>
            </w:r>
          </w:p>
        </w:tc>
      </w:tr>
      <w:tr w:rsidR="0017545E" w:rsidRPr="00A335BC" w14:paraId="684ECBFC" w14:textId="77777777" w:rsidTr="00B21623">
        <w:trPr>
          <w:jc w:val="center"/>
        </w:trPr>
        <w:tc>
          <w:tcPr>
            <w:tcW w:w="3114" w:type="dxa"/>
          </w:tcPr>
          <w:p w14:paraId="48302DA7" w14:textId="77777777" w:rsidR="0017545E" w:rsidRPr="00A335BC" w:rsidRDefault="00513368" w:rsidP="00A335BC">
            <w:pPr>
              <w:rPr>
                <w:rFonts w:ascii="Arial" w:hAnsi="Arial" w:cs="Arial"/>
                <w:sz w:val="22"/>
                <w:szCs w:val="22"/>
              </w:rPr>
            </w:pPr>
            <w:r w:rsidRPr="00A335BC">
              <w:rPr>
                <w:rFonts w:ascii="Arial" w:hAnsi="Arial" w:cs="Arial"/>
                <w:sz w:val="22"/>
                <w:szCs w:val="22"/>
              </w:rPr>
              <w:t>RECURSOS DEL CRÉDITO</w:t>
            </w:r>
          </w:p>
        </w:tc>
        <w:tc>
          <w:tcPr>
            <w:tcW w:w="3969" w:type="dxa"/>
          </w:tcPr>
          <w:p w14:paraId="7B5433A9" w14:textId="77777777" w:rsidR="0017545E" w:rsidRPr="00A335BC" w:rsidRDefault="00F31CCC" w:rsidP="00A335BC">
            <w:pPr>
              <w:rPr>
                <w:rFonts w:ascii="Arial" w:hAnsi="Arial" w:cs="Arial"/>
                <w:sz w:val="22"/>
                <w:szCs w:val="22"/>
              </w:rPr>
            </w:pPr>
            <w:r w:rsidRPr="00A335BC">
              <w:rPr>
                <w:rFonts w:ascii="Arial" w:hAnsi="Arial" w:cs="Arial"/>
                <w:sz w:val="22"/>
                <w:szCs w:val="22"/>
              </w:rPr>
              <w:t>50</w:t>
            </w:r>
            <w:r w:rsidR="00236294" w:rsidRPr="00A335BC">
              <w:rPr>
                <w:rFonts w:ascii="Arial" w:hAnsi="Arial" w:cs="Arial"/>
                <w:sz w:val="22"/>
                <w:szCs w:val="22"/>
              </w:rPr>
              <w:t>%</w:t>
            </w:r>
            <w:r w:rsidR="00513368" w:rsidRPr="00A335BC">
              <w:rPr>
                <w:rFonts w:ascii="Arial" w:hAnsi="Arial" w:cs="Arial"/>
                <w:sz w:val="22"/>
                <w:szCs w:val="22"/>
              </w:rPr>
              <w:t xml:space="preserve"> más el 100% del IVA respectivo</w:t>
            </w:r>
          </w:p>
        </w:tc>
      </w:tr>
      <w:tr w:rsidR="0017545E" w:rsidRPr="00A335BC" w14:paraId="4F78F10C" w14:textId="77777777" w:rsidTr="00B21623">
        <w:trPr>
          <w:jc w:val="center"/>
        </w:trPr>
        <w:tc>
          <w:tcPr>
            <w:tcW w:w="3114" w:type="dxa"/>
          </w:tcPr>
          <w:p w14:paraId="31F46A79" w14:textId="77777777" w:rsidR="0017545E" w:rsidRPr="00A335BC" w:rsidRDefault="00236294" w:rsidP="00A335BC">
            <w:pPr>
              <w:rPr>
                <w:rFonts w:ascii="Arial" w:hAnsi="Arial" w:cs="Arial"/>
                <w:sz w:val="22"/>
                <w:szCs w:val="22"/>
              </w:rPr>
            </w:pPr>
            <w:r w:rsidRPr="00A335BC">
              <w:rPr>
                <w:rFonts w:ascii="Arial" w:hAnsi="Arial" w:cs="Arial"/>
                <w:sz w:val="22"/>
                <w:szCs w:val="22"/>
              </w:rPr>
              <w:t>APOYO</w:t>
            </w:r>
          </w:p>
        </w:tc>
        <w:tc>
          <w:tcPr>
            <w:tcW w:w="3969" w:type="dxa"/>
          </w:tcPr>
          <w:p w14:paraId="08A57B54" w14:textId="77777777" w:rsidR="0017545E" w:rsidRPr="00A335BC" w:rsidRDefault="00F31CCC" w:rsidP="00A335BC">
            <w:pPr>
              <w:rPr>
                <w:rFonts w:ascii="Arial" w:hAnsi="Arial" w:cs="Arial"/>
                <w:sz w:val="22"/>
                <w:szCs w:val="22"/>
              </w:rPr>
            </w:pPr>
            <w:r w:rsidRPr="00A335BC">
              <w:rPr>
                <w:rFonts w:ascii="Arial" w:hAnsi="Arial" w:cs="Arial"/>
                <w:sz w:val="22"/>
                <w:szCs w:val="22"/>
              </w:rPr>
              <w:t>30</w:t>
            </w:r>
            <w:r w:rsidR="00236294" w:rsidRPr="00A335BC">
              <w:rPr>
                <w:rFonts w:ascii="Arial" w:hAnsi="Arial" w:cs="Arial"/>
                <w:sz w:val="22"/>
                <w:szCs w:val="22"/>
              </w:rPr>
              <w:t>%</w:t>
            </w:r>
          </w:p>
        </w:tc>
      </w:tr>
    </w:tbl>
    <w:p w14:paraId="6DC447A7" w14:textId="77777777" w:rsidR="0017545E" w:rsidRPr="00A335BC" w:rsidRDefault="0017545E" w:rsidP="00A335BC">
      <w:pPr>
        <w:rPr>
          <w:rFonts w:ascii="Arial" w:hAnsi="Arial" w:cs="Arial"/>
          <w:sz w:val="22"/>
          <w:szCs w:val="22"/>
        </w:rPr>
      </w:pPr>
    </w:p>
    <w:p w14:paraId="1DFDB9E5" w14:textId="77777777" w:rsidR="00A1003C" w:rsidRPr="00A335BC" w:rsidRDefault="00741C76" w:rsidP="00A335BC">
      <w:pPr>
        <w:jc w:val="both"/>
        <w:rPr>
          <w:rFonts w:ascii="Arial" w:hAnsi="Arial" w:cs="Arial"/>
          <w:sz w:val="22"/>
          <w:szCs w:val="22"/>
        </w:rPr>
      </w:pPr>
      <w:r w:rsidRPr="00A335BC">
        <w:rPr>
          <w:rFonts w:ascii="Arial" w:hAnsi="Arial" w:cs="Arial"/>
          <w:sz w:val="22"/>
          <w:szCs w:val="22"/>
        </w:rPr>
        <w:t>L</w:t>
      </w:r>
      <w:r w:rsidR="00A1003C" w:rsidRPr="00A335BC">
        <w:rPr>
          <w:rFonts w:ascii="Arial" w:hAnsi="Arial" w:cs="Arial"/>
          <w:sz w:val="22"/>
          <w:szCs w:val="22"/>
        </w:rPr>
        <w:t xml:space="preserve">as </w:t>
      </w:r>
      <w:r w:rsidR="00820687" w:rsidRPr="00A335BC">
        <w:rPr>
          <w:rFonts w:ascii="Arial" w:hAnsi="Arial" w:cs="Arial"/>
          <w:sz w:val="22"/>
          <w:szCs w:val="22"/>
        </w:rPr>
        <w:t xml:space="preserve">Partes </w:t>
      </w:r>
      <w:r w:rsidR="00A1003C" w:rsidRPr="00A335BC">
        <w:rPr>
          <w:rFonts w:ascii="Arial" w:hAnsi="Arial" w:cs="Arial"/>
          <w:sz w:val="22"/>
          <w:szCs w:val="22"/>
        </w:rPr>
        <w:t xml:space="preserve">acuerdan que el importe señalado en el primer párrafo de esta Cláusula no podrá ser modificado, por lo que el SUPERVISOR DE OBRA se obliga a ejecutar </w:t>
      </w:r>
      <w:r w:rsidR="00B85BF5" w:rsidRPr="00A335BC">
        <w:rPr>
          <w:rFonts w:ascii="Arial" w:hAnsi="Arial" w:cs="Arial"/>
          <w:sz w:val="22"/>
          <w:szCs w:val="22"/>
        </w:rPr>
        <w:t>la totalidad de los SERVICIOS encomendados de conformidad con la Propuesta Económica,</w:t>
      </w:r>
      <w:r w:rsidR="00B85BF5">
        <w:rPr>
          <w:rFonts w:ascii="Arial" w:hAnsi="Arial" w:cs="Arial"/>
          <w:sz w:val="22"/>
          <w:szCs w:val="22"/>
        </w:rPr>
        <w:t xml:space="preserve"> </w:t>
      </w:r>
      <w:r w:rsidR="00A1003C" w:rsidRPr="00A335BC">
        <w:rPr>
          <w:rFonts w:ascii="Arial" w:hAnsi="Arial" w:cs="Arial"/>
          <w:sz w:val="22"/>
          <w:szCs w:val="22"/>
        </w:rPr>
        <w:t>con el monto pactado</w:t>
      </w:r>
      <w:r w:rsidR="00B85BF5">
        <w:rPr>
          <w:rFonts w:ascii="Arial" w:hAnsi="Arial" w:cs="Arial"/>
          <w:sz w:val="22"/>
          <w:szCs w:val="22"/>
        </w:rPr>
        <w:t xml:space="preserve"> en esta Cláusula</w:t>
      </w:r>
      <w:r w:rsidR="0017545E" w:rsidRPr="00A335BC">
        <w:rPr>
          <w:rFonts w:ascii="Arial" w:hAnsi="Arial" w:cs="Arial"/>
          <w:sz w:val="22"/>
          <w:szCs w:val="22"/>
        </w:rPr>
        <w:t xml:space="preserve"> hasta su total terminación</w:t>
      </w:r>
      <w:r w:rsidR="003510FB" w:rsidRPr="00A335BC">
        <w:rPr>
          <w:rFonts w:ascii="Arial" w:hAnsi="Arial" w:cs="Arial"/>
          <w:sz w:val="22"/>
          <w:szCs w:val="22"/>
        </w:rPr>
        <w:t>,</w:t>
      </w:r>
      <w:r w:rsidR="0017545E" w:rsidRPr="00A335BC">
        <w:rPr>
          <w:rFonts w:ascii="Arial" w:hAnsi="Arial" w:cs="Arial"/>
          <w:sz w:val="22"/>
          <w:szCs w:val="22"/>
        </w:rPr>
        <w:t xml:space="preserve"> </w:t>
      </w:r>
      <w:r w:rsidR="00B85BF5">
        <w:rPr>
          <w:rFonts w:ascii="Arial" w:hAnsi="Arial" w:cs="Arial"/>
          <w:sz w:val="22"/>
          <w:szCs w:val="22"/>
        </w:rPr>
        <w:t xml:space="preserve">Propuesta Económica </w:t>
      </w:r>
      <w:r w:rsidR="00A1003C" w:rsidRPr="00A335BC">
        <w:rPr>
          <w:rFonts w:ascii="Arial" w:hAnsi="Arial" w:cs="Arial"/>
          <w:sz w:val="22"/>
          <w:szCs w:val="22"/>
        </w:rPr>
        <w:t xml:space="preserve">que forma parte del presente instrumento como </w:t>
      </w:r>
      <w:r w:rsidR="00A1003C" w:rsidRPr="000839AF">
        <w:rPr>
          <w:rFonts w:ascii="Arial" w:hAnsi="Arial" w:cs="Arial"/>
          <w:b/>
          <w:sz w:val="22"/>
          <w:szCs w:val="22"/>
        </w:rPr>
        <w:t xml:space="preserve">Anexo </w:t>
      </w:r>
      <w:r w:rsidR="00F72792" w:rsidRPr="000839AF">
        <w:rPr>
          <w:rFonts w:ascii="Arial" w:hAnsi="Arial" w:cs="Arial"/>
          <w:b/>
          <w:sz w:val="22"/>
          <w:szCs w:val="22"/>
        </w:rPr>
        <w:t>4</w:t>
      </w:r>
      <w:r w:rsidR="00A1003C" w:rsidRPr="000839AF">
        <w:rPr>
          <w:rFonts w:ascii="Arial" w:hAnsi="Arial" w:cs="Arial"/>
          <w:b/>
          <w:sz w:val="22"/>
          <w:szCs w:val="22"/>
        </w:rPr>
        <w:t>.</w:t>
      </w:r>
    </w:p>
    <w:p w14:paraId="29D15325" w14:textId="77777777" w:rsidR="00A1003C" w:rsidRPr="00A335BC" w:rsidRDefault="00A1003C" w:rsidP="00A335BC">
      <w:pPr>
        <w:rPr>
          <w:rFonts w:ascii="Arial" w:hAnsi="Arial" w:cs="Arial"/>
          <w:sz w:val="22"/>
          <w:szCs w:val="22"/>
        </w:rPr>
      </w:pPr>
    </w:p>
    <w:p w14:paraId="5E6F7AD2" w14:textId="77777777" w:rsidR="00A1003C" w:rsidRPr="00A335BC" w:rsidRDefault="000639A7" w:rsidP="00A335BC">
      <w:pPr>
        <w:jc w:val="both"/>
        <w:rPr>
          <w:rFonts w:ascii="Arial" w:hAnsi="Arial" w:cs="Arial"/>
          <w:sz w:val="22"/>
          <w:szCs w:val="22"/>
        </w:rPr>
      </w:pPr>
      <w:r w:rsidRPr="00A335BC">
        <w:rPr>
          <w:rFonts w:ascii="Arial" w:hAnsi="Arial" w:cs="Arial"/>
          <w:b/>
          <w:sz w:val="22"/>
          <w:szCs w:val="22"/>
        </w:rPr>
        <w:t>CUARTA</w:t>
      </w:r>
      <w:r w:rsidR="00A1003C" w:rsidRPr="00A335BC">
        <w:rPr>
          <w:rFonts w:ascii="Arial" w:hAnsi="Arial" w:cs="Arial"/>
          <w:b/>
          <w:sz w:val="22"/>
          <w:szCs w:val="22"/>
        </w:rPr>
        <w:t xml:space="preserve">. PLAZO DE EJECUCIÓN.- </w:t>
      </w:r>
      <w:r w:rsidR="00A1003C" w:rsidRPr="00A335BC">
        <w:rPr>
          <w:rFonts w:ascii="Arial" w:hAnsi="Arial" w:cs="Arial"/>
          <w:sz w:val="22"/>
          <w:szCs w:val="22"/>
        </w:rPr>
        <w:t xml:space="preserve">El SUPERVISOR DE OBRA llevará a cabo los </w:t>
      </w:r>
      <w:r w:rsidR="00592701" w:rsidRPr="00A335BC">
        <w:rPr>
          <w:rFonts w:ascii="Arial" w:hAnsi="Arial" w:cs="Arial"/>
          <w:sz w:val="22"/>
          <w:szCs w:val="22"/>
        </w:rPr>
        <w:t xml:space="preserve">SERVICIOS </w:t>
      </w:r>
      <w:r w:rsidR="00A1003C" w:rsidRPr="00A335BC">
        <w:rPr>
          <w:rFonts w:ascii="Arial" w:hAnsi="Arial" w:cs="Arial"/>
          <w:sz w:val="22"/>
          <w:szCs w:val="22"/>
        </w:rPr>
        <w:t xml:space="preserve">materia de este </w:t>
      </w:r>
      <w:r w:rsidR="00532854" w:rsidRPr="00A335BC">
        <w:rPr>
          <w:rFonts w:ascii="Arial" w:hAnsi="Arial" w:cs="Arial"/>
          <w:sz w:val="22"/>
          <w:szCs w:val="22"/>
        </w:rPr>
        <w:t xml:space="preserve">Contrato </w:t>
      </w:r>
      <w:r w:rsidR="00A1003C" w:rsidRPr="00A335BC">
        <w:rPr>
          <w:rFonts w:ascii="Arial" w:hAnsi="Arial" w:cs="Arial"/>
          <w:sz w:val="22"/>
          <w:szCs w:val="22"/>
        </w:rPr>
        <w:t xml:space="preserve">en un plazo de </w:t>
      </w:r>
      <w:r w:rsidR="00741C76" w:rsidRPr="00A335BC">
        <w:rPr>
          <w:rFonts w:ascii="Arial" w:hAnsi="Arial" w:cs="Arial"/>
          <w:sz w:val="22"/>
          <w:szCs w:val="22"/>
        </w:rPr>
        <w:t>12</w:t>
      </w:r>
      <w:r w:rsidR="00014A07" w:rsidRPr="00A335BC">
        <w:rPr>
          <w:rFonts w:ascii="Arial" w:hAnsi="Arial" w:cs="Arial"/>
          <w:sz w:val="22"/>
          <w:szCs w:val="22"/>
        </w:rPr>
        <w:t xml:space="preserve"> </w:t>
      </w:r>
      <w:r w:rsidR="005E004D" w:rsidRPr="00A335BC">
        <w:rPr>
          <w:rFonts w:ascii="Arial" w:hAnsi="Arial" w:cs="Arial"/>
          <w:sz w:val="22"/>
          <w:szCs w:val="22"/>
        </w:rPr>
        <w:t>(doce)</w:t>
      </w:r>
      <w:r w:rsidR="00741C76" w:rsidRPr="00A335BC">
        <w:rPr>
          <w:rFonts w:ascii="Arial" w:hAnsi="Arial" w:cs="Arial"/>
          <w:sz w:val="22"/>
          <w:szCs w:val="22"/>
        </w:rPr>
        <w:t xml:space="preserve"> </w:t>
      </w:r>
      <w:r w:rsidR="00A1003C" w:rsidRPr="00A335BC">
        <w:rPr>
          <w:rFonts w:ascii="Arial" w:hAnsi="Arial" w:cs="Arial"/>
          <w:sz w:val="22"/>
          <w:szCs w:val="22"/>
        </w:rPr>
        <w:t xml:space="preserve">meses, obligándose a iniciar el </w:t>
      </w:r>
      <w:r w:rsidR="00FD458D" w:rsidRPr="00A335BC">
        <w:rPr>
          <w:rFonts w:ascii="Arial" w:hAnsi="Arial" w:cs="Arial"/>
          <w:sz w:val="22"/>
          <w:szCs w:val="22"/>
        </w:rPr>
        <w:t xml:space="preserve">1º </w:t>
      </w:r>
      <w:r w:rsidR="002E1CA0" w:rsidRPr="00A335BC">
        <w:rPr>
          <w:rFonts w:ascii="Arial" w:hAnsi="Arial" w:cs="Arial"/>
          <w:sz w:val="22"/>
          <w:szCs w:val="22"/>
        </w:rPr>
        <w:t xml:space="preserve">de </w:t>
      </w:r>
      <w:r w:rsidR="00FD458D" w:rsidRPr="00A335BC">
        <w:rPr>
          <w:rFonts w:ascii="Arial" w:hAnsi="Arial" w:cs="Arial"/>
          <w:sz w:val="22"/>
          <w:szCs w:val="22"/>
        </w:rPr>
        <w:t>julio</w:t>
      </w:r>
      <w:r w:rsidR="002E1CA0" w:rsidRPr="00A335BC">
        <w:rPr>
          <w:rFonts w:ascii="Arial" w:hAnsi="Arial" w:cs="Arial"/>
          <w:sz w:val="22"/>
          <w:szCs w:val="22"/>
        </w:rPr>
        <w:t xml:space="preserve"> de </w:t>
      </w:r>
      <w:r w:rsidR="00FD458D" w:rsidRPr="00A335BC">
        <w:rPr>
          <w:rFonts w:ascii="Arial" w:hAnsi="Arial" w:cs="Arial"/>
          <w:sz w:val="22"/>
          <w:szCs w:val="22"/>
        </w:rPr>
        <w:t>2015</w:t>
      </w:r>
      <w:r w:rsidR="00A1003C" w:rsidRPr="00A335BC">
        <w:rPr>
          <w:rFonts w:ascii="Arial" w:hAnsi="Arial" w:cs="Arial"/>
          <w:sz w:val="22"/>
          <w:szCs w:val="22"/>
        </w:rPr>
        <w:t xml:space="preserve"> y a terminarlos a más tardar el </w:t>
      </w:r>
      <w:r w:rsidR="00AF0EC7" w:rsidRPr="00A335BC">
        <w:rPr>
          <w:rFonts w:ascii="Arial" w:hAnsi="Arial" w:cs="Arial"/>
          <w:sz w:val="22"/>
          <w:szCs w:val="22"/>
        </w:rPr>
        <w:t>1</w:t>
      </w:r>
      <w:r w:rsidR="00FD458D" w:rsidRPr="00A335BC">
        <w:rPr>
          <w:rFonts w:ascii="Arial" w:hAnsi="Arial" w:cs="Arial"/>
          <w:sz w:val="22"/>
          <w:szCs w:val="22"/>
        </w:rPr>
        <w:t>º</w:t>
      </w:r>
      <w:r w:rsidR="00AF0EC7" w:rsidRPr="00A335BC">
        <w:rPr>
          <w:rFonts w:ascii="Arial" w:hAnsi="Arial" w:cs="Arial"/>
          <w:sz w:val="22"/>
          <w:szCs w:val="22"/>
        </w:rPr>
        <w:t xml:space="preserve"> </w:t>
      </w:r>
      <w:r w:rsidR="002E1CA0" w:rsidRPr="00A335BC">
        <w:rPr>
          <w:rFonts w:ascii="Arial" w:hAnsi="Arial" w:cs="Arial"/>
          <w:sz w:val="22"/>
          <w:szCs w:val="22"/>
        </w:rPr>
        <w:t xml:space="preserve">de </w:t>
      </w:r>
      <w:r w:rsidR="00FD458D" w:rsidRPr="00A335BC">
        <w:rPr>
          <w:rFonts w:ascii="Arial" w:hAnsi="Arial" w:cs="Arial"/>
          <w:sz w:val="22"/>
          <w:szCs w:val="22"/>
        </w:rPr>
        <w:t>julio</w:t>
      </w:r>
      <w:r w:rsidR="00AF0EC7" w:rsidRPr="00A335BC">
        <w:rPr>
          <w:rFonts w:ascii="Arial" w:hAnsi="Arial" w:cs="Arial"/>
          <w:sz w:val="22"/>
          <w:szCs w:val="22"/>
        </w:rPr>
        <w:t xml:space="preserve"> </w:t>
      </w:r>
      <w:r w:rsidR="002E1CA0" w:rsidRPr="00A335BC">
        <w:rPr>
          <w:rFonts w:ascii="Arial" w:hAnsi="Arial" w:cs="Arial"/>
          <w:sz w:val="22"/>
          <w:szCs w:val="22"/>
        </w:rPr>
        <w:t xml:space="preserve">de </w:t>
      </w:r>
      <w:r w:rsidR="00AF0EC7" w:rsidRPr="00A335BC">
        <w:rPr>
          <w:rFonts w:ascii="Arial" w:hAnsi="Arial" w:cs="Arial"/>
          <w:sz w:val="22"/>
          <w:szCs w:val="22"/>
        </w:rPr>
        <w:t>201</w:t>
      </w:r>
      <w:r w:rsidR="00FD458D" w:rsidRPr="00A335BC">
        <w:rPr>
          <w:rFonts w:ascii="Arial" w:hAnsi="Arial" w:cs="Arial"/>
          <w:sz w:val="22"/>
          <w:szCs w:val="22"/>
        </w:rPr>
        <w:t>6</w:t>
      </w:r>
      <w:r w:rsidR="00AF0EC7" w:rsidRPr="00A335BC">
        <w:rPr>
          <w:rFonts w:ascii="Arial" w:hAnsi="Arial" w:cs="Arial"/>
          <w:sz w:val="22"/>
          <w:szCs w:val="22"/>
        </w:rPr>
        <w:t xml:space="preserve">, </w:t>
      </w:r>
      <w:r w:rsidR="00A1003C" w:rsidRPr="00A335BC">
        <w:rPr>
          <w:rFonts w:ascii="Arial" w:hAnsi="Arial" w:cs="Arial"/>
          <w:sz w:val="22"/>
          <w:szCs w:val="22"/>
        </w:rPr>
        <w:t xml:space="preserve">de conformidad con la </w:t>
      </w:r>
      <w:r w:rsidR="000F00A2" w:rsidRPr="00A335BC">
        <w:rPr>
          <w:rFonts w:ascii="Arial" w:hAnsi="Arial" w:cs="Arial"/>
          <w:sz w:val="22"/>
          <w:szCs w:val="22"/>
        </w:rPr>
        <w:t>PROPUESTA DE LOS TRABAJOS DE SUPERVISIÓN DE OBRA</w:t>
      </w:r>
      <w:r w:rsidR="00F34D15" w:rsidRPr="00A335BC">
        <w:rPr>
          <w:rFonts w:ascii="Arial" w:hAnsi="Arial" w:cs="Arial"/>
          <w:sz w:val="22"/>
          <w:szCs w:val="22"/>
        </w:rPr>
        <w:t>,</w:t>
      </w:r>
      <w:r w:rsidR="00A1003C" w:rsidRPr="00A335BC">
        <w:rPr>
          <w:rFonts w:ascii="Arial" w:hAnsi="Arial" w:cs="Arial"/>
          <w:sz w:val="22"/>
          <w:szCs w:val="22"/>
        </w:rPr>
        <w:t xml:space="preserve"> que se agrega como </w:t>
      </w:r>
      <w:r w:rsidR="00A1003C" w:rsidRPr="00A335BC">
        <w:rPr>
          <w:rFonts w:ascii="Arial" w:hAnsi="Arial" w:cs="Arial"/>
          <w:b/>
          <w:sz w:val="22"/>
          <w:szCs w:val="22"/>
        </w:rPr>
        <w:t xml:space="preserve">Anexo </w:t>
      </w:r>
      <w:r w:rsidR="00F72792">
        <w:rPr>
          <w:rFonts w:ascii="Arial" w:hAnsi="Arial" w:cs="Arial"/>
          <w:b/>
          <w:sz w:val="22"/>
          <w:szCs w:val="22"/>
        </w:rPr>
        <w:t>6</w:t>
      </w:r>
      <w:r w:rsidR="00592701" w:rsidRPr="00A335BC">
        <w:rPr>
          <w:rFonts w:ascii="Arial" w:hAnsi="Arial" w:cs="Arial"/>
          <w:b/>
          <w:sz w:val="22"/>
          <w:szCs w:val="22"/>
        </w:rPr>
        <w:t xml:space="preserve"> </w:t>
      </w:r>
      <w:r w:rsidR="00A1003C" w:rsidRPr="00A335BC">
        <w:rPr>
          <w:rFonts w:ascii="Arial" w:hAnsi="Arial" w:cs="Arial"/>
          <w:sz w:val="22"/>
          <w:szCs w:val="22"/>
        </w:rPr>
        <w:t xml:space="preserve">de este </w:t>
      </w:r>
      <w:r w:rsidR="00820687" w:rsidRPr="00A335BC">
        <w:rPr>
          <w:rFonts w:ascii="Arial" w:hAnsi="Arial" w:cs="Arial"/>
          <w:sz w:val="22"/>
          <w:szCs w:val="22"/>
        </w:rPr>
        <w:t>Contrato</w:t>
      </w:r>
      <w:r w:rsidR="00F34D15" w:rsidRPr="00A335BC">
        <w:rPr>
          <w:rFonts w:ascii="Arial" w:hAnsi="Arial" w:cs="Arial"/>
          <w:sz w:val="22"/>
          <w:szCs w:val="22"/>
        </w:rPr>
        <w:t>,</w:t>
      </w:r>
      <w:r w:rsidR="00820687" w:rsidRPr="00A335BC">
        <w:rPr>
          <w:rFonts w:ascii="Arial" w:hAnsi="Arial" w:cs="Arial"/>
          <w:sz w:val="22"/>
          <w:szCs w:val="22"/>
        </w:rPr>
        <w:t xml:space="preserve"> </w:t>
      </w:r>
      <w:r w:rsidR="00A1003C" w:rsidRPr="00A335BC">
        <w:rPr>
          <w:rFonts w:ascii="Arial" w:hAnsi="Arial" w:cs="Arial"/>
          <w:sz w:val="22"/>
          <w:szCs w:val="22"/>
        </w:rPr>
        <w:t xml:space="preserve">debiendo realizar cada una de las etapas </w:t>
      </w:r>
      <w:r w:rsidR="00F34D15" w:rsidRPr="00A335BC">
        <w:rPr>
          <w:rFonts w:ascii="Arial" w:hAnsi="Arial" w:cs="Arial"/>
          <w:sz w:val="22"/>
          <w:szCs w:val="22"/>
        </w:rPr>
        <w:t>señaladas en la referida</w:t>
      </w:r>
      <w:r w:rsidR="00A1003C" w:rsidRPr="00A335BC">
        <w:rPr>
          <w:rFonts w:ascii="Arial" w:hAnsi="Arial" w:cs="Arial"/>
          <w:sz w:val="22"/>
          <w:szCs w:val="22"/>
        </w:rPr>
        <w:t xml:space="preserve"> </w:t>
      </w:r>
      <w:r w:rsidR="000F00A2" w:rsidRPr="00A335BC">
        <w:rPr>
          <w:rFonts w:ascii="Arial" w:hAnsi="Arial" w:cs="Arial"/>
          <w:sz w:val="22"/>
          <w:szCs w:val="22"/>
        </w:rPr>
        <w:t xml:space="preserve">PROPUESTA DE LOS TRABAJOS DE SUPERVISIÓN DE OBRA </w:t>
      </w:r>
      <w:r w:rsidR="00A1003C" w:rsidRPr="00A335BC">
        <w:rPr>
          <w:rFonts w:ascii="Arial" w:hAnsi="Arial" w:cs="Arial"/>
          <w:sz w:val="22"/>
          <w:szCs w:val="22"/>
        </w:rPr>
        <w:t>en los periodos que ahí se especifican.</w:t>
      </w:r>
    </w:p>
    <w:p w14:paraId="75C7B5F5" w14:textId="77777777" w:rsidR="00A1003C" w:rsidRPr="00A335BC" w:rsidRDefault="00A1003C" w:rsidP="00A335BC">
      <w:pPr>
        <w:jc w:val="both"/>
        <w:rPr>
          <w:rFonts w:ascii="Arial" w:hAnsi="Arial" w:cs="Arial"/>
          <w:sz w:val="22"/>
          <w:szCs w:val="22"/>
        </w:rPr>
      </w:pPr>
    </w:p>
    <w:p w14:paraId="099C78E2" w14:textId="77777777" w:rsidR="00A1003C" w:rsidRPr="00A335BC" w:rsidRDefault="00741C76" w:rsidP="00A335BC">
      <w:pPr>
        <w:jc w:val="both"/>
        <w:rPr>
          <w:rFonts w:ascii="Arial" w:hAnsi="Arial" w:cs="Arial"/>
          <w:sz w:val="22"/>
          <w:szCs w:val="22"/>
        </w:rPr>
      </w:pPr>
      <w:r w:rsidRPr="00A335BC">
        <w:rPr>
          <w:rFonts w:ascii="Arial" w:hAnsi="Arial" w:cs="Arial"/>
          <w:sz w:val="22"/>
          <w:szCs w:val="22"/>
        </w:rPr>
        <w:t>E</w:t>
      </w:r>
      <w:r w:rsidR="00A1003C" w:rsidRPr="00A335BC">
        <w:rPr>
          <w:rFonts w:ascii="Arial" w:hAnsi="Arial" w:cs="Arial"/>
          <w:sz w:val="22"/>
          <w:szCs w:val="22"/>
        </w:rPr>
        <w:t xml:space="preserve">l plazo pactado para la ejecución de los </w:t>
      </w:r>
      <w:r w:rsidR="00592701" w:rsidRPr="00A335BC">
        <w:rPr>
          <w:rFonts w:ascii="Arial" w:hAnsi="Arial" w:cs="Arial"/>
          <w:sz w:val="22"/>
          <w:szCs w:val="22"/>
        </w:rPr>
        <w:t xml:space="preserve">SERVICIOS </w:t>
      </w:r>
      <w:r w:rsidR="00A1003C" w:rsidRPr="00A335BC">
        <w:rPr>
          <w:rFonts w:ascii="Arial" w:hAnsi="Arial" w:cs="Arial"/>
          <w:sz w:val="22"/>
          <w:szCs w:val="22"/>
        </w:rPr>
        <w:t>no podrá ser prorrogado.</w:t>
      </w:r>
    </w:p>
    <w:p w14:paraId="52D639C3" w14:textId="77777777" w:rsidR="00A1003C" w:rsidRPr="00A335BC" w:rsidRDefault="00A1003C" w:rsidP="00A335BC">
      <w:pPr>
        <w:jc w:val="both"/>
        <w:rPr>
          <w:rFonts w:ascii="Arial" w:hAnsi="Arial" w:cs="Arial"/>
          <w:sz w:val="22"/>
          <w:szCs w:val="22"/>
        </w:rPr>
      </w:pPr>
    </w:p>
    <w:p w14:paraId="7F72C880"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Lo anterior no procederá en caso de que la prestación de los </w:t>
      </w:r>
      <w:r w:rsidR="00592701" w:rsidRPr="00A335BC">
        <w:rPr>
          <w:rFonts w:ascii="Arial" w:hAnsi="Arial" w:cs="Arial"/>
          <w:sz w:val="22"/>
          <w:szCs w:val="22"/>
        </w:rPr>
        <w:t xml:space="preserve">SERVICIOS </w:t>
      </w:r>
      <w:r w:rsidRPr="00A335BC">
        <w:rPr>
          <w:rFonts w:ascii="Arial" w:hAnsi="Arial" w:cs="Arial"/>
          <w:sz w:val="22"/>
          <w:szCs w:val="22"/>
        </w:rPr>
        <w:t xml:space="preserve">comience después de la fecha programada por causas no imputables al SUPERVISOR DE OBRA, para lo cual las </w:t>
      </w:r>
      <w:r w:rsidR="00820687" w:rsidRPr="00A335BC">
        <w:rPr>
          <w:rFonts w:ascii="Arial" w:hAnsi="Arial" w:cs="Arial"/>
          <w:sz w:val="22"/>
          <w:szCs w:val="22"/>
        </w:rPr>
        <w:t xml:space="preserve">Partes </w:t>
      </w:r>
      <w:r w:rsidRPr="00A335BC">
        <w:rPr>
          <w:rFonts w:ascii="Arial" w:hAnsi="Arial" w:cs="Arial"/>
          <w:sz w:val="22"/>
          <w:szCs w:val="22"/>
        </w:rPr>
        <w:t xml:space="preserve">acuerdan que se recorrerá la fecha de terminación del </w:t>
      </w:r>
      <w:r w:rsidR="00532854" w:rsidRPr="00A335BC">
        <w:rPr>
          <w:rFonts w:ascii="Arial" w:hAnsi="Arial" w:cs="Arial"/>
          <w:sz w:val="22"/>
          <w:szCs w:val="22"/>
        </w:rPr>
        <w:t>Contrato</w:t>
      </w:r>
      <w:r w:rsidRPr="00A335BC">
        <w:rPr>
          <w:rFonts w:ascii="Arial" w:hAnsi="Arial" w:cs="Arial"/>
          <w:sz w:val="22"/>
          <w:szCs w:val="22"/>
        </w:rPr>
        <w:t xml:space="preserve">, de acuerdo al número de días de atraso con que se comience dichos </w:t>
      </w:r>
      <w:r w:rsidR="00470BE6" w:rsidRPr="00A335BC">
        <w:rPr>
          <w:rFonts w:ascii="Arial" w:hAnsi="Arial" w:cs="Arial"/>
          <w:sz w:val="22"/>
          <w:szCs w:val="22"/>
        </w:rPr>
        <w:t>servicios.</w:t>
      </w:r>
    </w:p>
    <w:p w14:paraId="7182CE75" w14:textId="77777777" w:rsidR="00A1003C" w:rsidRPr="00A335BC" w:rsidRDefault="00A1003C" w:rsidP="00A335BC">
      <w:pPr>
        <w:jc w:val="both"/>
        <w:rPr>
          <w:rFonts w:ascii="Arial" w:hAnsi="Arial" w:cs="Arial"/>
          <w:sz w:val="22"/>
          <w:szCs w:val="22"/>
        </w:rPr>
      </w:pPr>
    </w:p>
    <w:p w14:paraId="4237575D" w14:textId="77777777" w:rsidR="00A1003C" w:rsidRDefault="000639A7" w:rsidP="00A335BC">
      <w:pPr>
        <w:jc w:val="both"/>
        <w:rPr>
          <w:rFonts w:ascii="Arial" w:hAnsi="Arial" w:cs="Arial"/>
          <w:sz w:val="22"/>
          <w:szCs w:val="22"/>
        </w:rPr>
      </w:pPr>
      <w:r w:rsidRPr="00A335BC">
        <w:rPr>
          <w:rFonts w:ascii="Arial" w:hAnsi="Arial" w:cs="Arial"/>
          <w:b/>
          <w:sz w:val="22"/>
          <w:szCs w:val="22"/>
        </w:rPr>
        <w:t>QUINTA</w:t>
      </w:r>
      <w:r w:rsidR="00A1003C" w:rsidRPr="00A335BC">
        <w:rPr>
          <w:rFonts w:ascii="Arial" w:hAnsi="Arial" w:cs="Arial"/>
          <w:b/>
          <w:sz w:val="22"/>
          <w:szCs w:val="22"/>
        </w:rPr>
        <w:t>. FORMA DE PAGO</w:t>
      </w:r>
      <w:r w:rsidR="00A1003C" w:rsidRPr="00A335BC">
        <w:rPr>
          <w:rFonts w:ascii="Arial" w:hAnsi="Arial" w:cs="Arial"/>
          <w:sz w:val="22"/>
          <w:szCs w:val="22"/>
        </w:rPr>
        <w:t xml:space="preserve">.- Las </w:t>
      </w:r>
      <w:r w:rsidR="00820687" w:rsidRPr="00A335BC">
        <w:rPr>
          <w:rFonts w:ascii="Arial" w:hAnsi="Arial" w:cs="Arial"/>
          <w:sz w:val="22"/>
          <w:szCs w:val="22"/>
        </w:rPr>
        <w:t xml:space="preserve">Partes </w:t>
      </w:r>
      <w:r w:rsidR="00A1003C" w:rsidRPr="00A335BC">
        <w:rPr>
          <w:rFonts w:ascii="Arial" w:hAnsi="Arial" w:cs="Arial"/>
          <w:sz w:val="22"/>
          <w:szCs w:val="22"/>
        </w:rPr>
        <w:t xml:space="preserve">convienen que el pago de los </w:t>
      </w:r>
      <w:r w:rsidR="00470BE6" w:rsidRPr="00A335BC">
        <w:rPr>
          <w:rFonts w:ascii="Arial" w:hAnsi="Arial" w:cs="Arial"/>
          <w:sz w:val="22"/>
          <w:szCs w:val="22"/>
        </w:rPr>
        <w:t>SERVICIOS</w:t>
      </w:r>
      <w:r w:rsidR="00592701" w:rsidRPr="00A335BC">
        <w:rPr>
          <w:rFonts w:ascii="Arial" w:hAnsi="Arial" w:cs="Arial"/>
          <w:sz w:val="22"/>
          <w:szCs w:val="22"/>
        </w:rPr>
        <w:t xml:space="preserve"> </w:t>
      </w:r>
      <w:r w:rsidR="00A1003C" w:rsidRPr="00A335BC">
        <w:rPr>
          <w:rFonts w:ascii="Arial" w:hAnsi="Arial" w:cs="Arial"/>
          <w:sz w:val="22"/>
          <w:szCs w:val="22"/>
        </w:rPr>
        <w:t xml:space="preserve">objeto del presente </w:t>
      </w:r>
      <w:r w:rsidR="00820687" w:rsidRPr="00A335BC">
        <w:rPr>
          <w:rFonts w:ascii="Arial" w:hAnsi="Arial" w:cs="Arial"/>
          <w:sz w:val="22"/>
          <w:szCs w:val="22"/>
        </w:rPr>
        <w:t>Contrato</w:t>
      </w:r>
      <w:r w:rsidR="00A1003C" w:rsidRPr="00A335BC">
        <w:rPr>
          <w:rFonts w:ascii="Arial" w:hAnsi="Arial" w:cs="Arial"/>
          <w:sz w:val="22"/>
          <w:szCs w:val="22"/>
        </w:rPr>
        <w:t xml:space="preserve">, se realizarán en parcialidades, conforme al programa mensual de erogaciones para la ejecución de los </w:t>
      </w:r>
      <w:r w:rsidR="00592701" w:rsidRPr="00A335BC">
        <w:rPr>
          <w:rFonts w:ascii="Arial" w:hAnsi="Arial" w:cs="Arial"/>
          <w:sz w:val="22"/>
          <w:szCs w:val="22"/>
        </w:rPr>
        <w:t>SERVICIOS</w:t>
      </w:r>
      <w:r w:rsidR="00A1003C" w:rsidRPr="00A335BC">
        <w:rPr>
          <w:rFonts w:ascii="Arial" w:hAnsi="Arial" w:cs="Arial"/>
          <w:sz w:val="22"/>
          <w:szCs w:val="22"/>
        </w:rPr>
        <w:t xml:space="preserve">, presentado en </w:t>
      </w:r>
      <w:r w:rsidR="001F14FE" w:rsidRPr="00A335BC">
        <w:rPr>
          <w:rFonts w:ascii="Arial" w:hAnsi="Arial" w:cs="Arial"/>
          <w:sz w:val="22"/>
          <w:szCs w:val="22"/>
        </w:rPr>
        <w:t xml:space="preserve">la  </w:t>
      </w:r>
      <w:r w:rsidR="00470BE6" w:rsidRPr="00A335BC">
        <w:rPr>
          <w:rFonts w:ascii="Arial" w:hAnsi="Arial" w:cs="Arial"/>
          <w:sz w:val="22"/>
          <w:szCs w:val="22"/>
        </w:rPr>
        <w:t>PROPUESTA DE LOS TRABAJOS DE SUPERVISIÓN DE OBRA</w:t>
      </w:r>
      <w:r w:rsidR="00A1003C" w:rsidRPr="00A335BC">
        <w:rPr>
          <w:rFonts w:ascii="Arial" w:hAnsi="Arial" w:cs="Arial"/>
          <w:sz w:val="22"/>
          <w:szCs w:val="22"/>
        </w:rPr>
        <w:t xml:space="preserve">, de la </w:t>
      </w:r>
      <w:r w:rsidR="00B85BF5">
        <w:rPr>
          <w:rFonts w:ascii="Arial" w:hAnsi="Arial" w:cs="Arial"/>
          <w:sz w:val="22"/>
          <w:szCs w:val="22"/>
        </w:rPr>
        <w:t>forma</w:t>
      </w:r>
      <w:r w:rsidR="00B85BF5" w:rsidRPr="00B85BF5">
        <w:rPr>
          <w:rFonts w:ascii="Arial" w:hAnsi="Arial" w:cs="Arial"/>
          <w:sz w:val="22"/>
          <w:szCs w:val="22"/>
        </w:rPr>
        <w:t xml:space="preserve"> </w:t>
      </w:r>
      <w:r w:rsidR="00B85BF5" w:rsidRPr="00A335BC">
        <w:rPr>
          <w:rFonts w:ascii="Arial" w:hAnsi="Arial" w:cs="Arial"/>
          <w:sz w:val="22"/>
          <w:szCs w:val="22"/>
        </w:rPr>
        <w:t>siguiente</w:t>
      </w:r>
      <w:r w:rsidR="00A1003C" w:rsidRPr="00A335BC">
        <w:rPr>
          <w:rFonts w:ascii="Arial" w:hAnsi="Arial" w:cs="Arial"/>
          <w:sz w:val="22"/>
          <w:szCs w:val="22"/>
        </w:rPr>
        <w:t>:</w:t>
      </w:r>
    </w:p>
    <w:p w14:paraId="601F642C" w14:textId="77777777" w:rsidR="00B85BF5" w:rsidRPr="00A335BC" w:rsidRDefault="00B85BF5" w:rsidP="00A335BC">
      <w:pPr>
        <w:jc w:val="both"/>
        <w:rPr>
          <w:rFonts w:ascii="Arial" w:hAnsi="Arial" w:cs="Arial"/>
          <w:sz w:val="22"/>
          <w:szCs w:val="22"/>
        </w:rPr>
      </w:pPr>
    </w:p>
    <w:p w14:paraId="2F52E093" w14:textId="77777777" w:rsidR="0038599A" w:rsidRPr="00B03EFA" w:rsidRDefault="00A1003C" w:rsidP="00A335BC">
      <w:pPr>
        <w:pStyle w:val="Prrafodelista"/>
        <w:numPr>
          <w:ilvl w:val="0"/>
          <w:numId w:val="30"/>
        </w:numPr>
        <w:contextualSpacing/>
        <w:jc w:val="both"/>
        <w:rPr>
          <w:rFonts w:ascii="Arial" w:eastAsiaTheme="minorHAnsi" w:hAnsi="Arial" w:cs="Arial"/>
          <w:sz w:val="22"/>
          <w:szCs w:val="22"/>
          <w:lang w:eastAsia="en-US"/>
        </w:rPr>
      </w:pPr>
      <w:r w:rsidRPr="00B03EFA">
        <w:rPr>
          <w:rFonts w:ascii="Arial" w:eastAsiaTheme="minorHAnsi" w:hAnsi="Arial" w:cs="Arial"/>
          <w:sz w:val="22"/>
          <w:szCs w:val="22"/>
          <w:lang w:eastAsia="en-US"/>
        </w:rPr>
        <w:t>Una vez aprobadas por l</w:t>
      </w:r>
      <w:r w:rsidR="0071438E" w:rsidRPr="00B03EFA">
        <w:rPr>
          <w:rFonts w:ascii="Arial" w:eastAsiaTheme="minorHAnsi" w:hAnsi="Arial" w:cs="Arial"/>
          <w:sz w:val="22"/>
          <w:szCs w:val="22"/>
          <w:lang w:eastAsia="en-US"/>
        </w:rPr>
        <w:t>a</w:t>
      </w:r>
      <w:r w:rsidRPr="00B03EFA">
        <w:rPr>
          <w:rFonts w:ascii="Arial" w:eastAsiaTheme="minorHAnsi" w:hAnsi="Arial" w:cs="Arial"/>
          <w:sz w:val="22"/>
          <w:szCs w:val="22"/>
          <w:lang w:eastAsia="en-US"/>
        </w:rPr>
        <w:t xml:space="preserve"> </w:t>
      </w:r>
      <w:r w:rsidR="00074298" w:rsidRPr="00B03EFA">
        <w:rPr>
          <w:rFonts w:ascii="Arial" w:eastAsiaTheme="minorHAnsi" w:hAnsi="Arial" w:cs="Arial"/>
          <w:sz w:val="22"/>
          <w:szCs w:val="22"/>
          <w:lang w:eastAsia="en-US"/>
        </w:rPr>
        <w:t>SECRETARÍA</w:t>
      </w:r>
      <w:r w:rsidRPr="00B03EFA">
        <w:rPr>
          <w:rFonts w:ascii="Arial" w:eastAsiaTheme="minorHAnsi" w:hAnsi="Arial" w:cs="Arial"/>
          <w:sz w:val="22"/>
          <w:szCs w:val="22"/>
          <w:lang w:eastAsia="en-US"/>
        </w:rPr>
        <w:t xml:space="preserve"> y recibidas las </w:t>
      </w:r>
      <w:r w:rsidR="00F90A03" w:rsidRPr="00B03EFA">
        <w:rPr>
          <w:rFonts w:ascii="Arial" w:eastAsiaTheme="minorHAnsi" w:hAnsi="Arial" w:cs="Arial"/>
          <w:sz w:val="22"/>
          <w:szCs w:val="22"/>
          <w:lang w:eastAsia="en-US"/>
        </w:rPr>
        <w:t>ESTIMACIONES DE SUPERVISIÓN</w:t>
      </w:r>
      <w:r w:rsidR="00733264" w:rsidRPr="00B03EFA">
        <w:rPr>
          <w:rFonts w:ascii="Arial" w:eastAsiaTheme="minorHAnsi" w:hAnsi="Arial" w:cs="Arial"/>
          <w:sz w:val="22"/>
          <w:szCs w:val="22"/>
          <w:lang w:eastAsia="en-US"/>
        </w:rPr>
        <w:t xml:space="preserve">, junto con la solicitud de disposición del </w:t>
      </w:r>
      <w:r w:rsidR="00733264" w:rsidRPr="00E44986">
        <w:rPr>
          <w:rFonts w:ascii="Arial" w:eastAsiaTheme="minorHAnsi" w:hAnsi="Arial" w:cs="Arial"/>
          <w:sz w:val="22"/>
          <w:szCs w:val="22"/>
          <w:lang w:eastAsia="en-US"/>
        </w:rPr>
        <w:t>CRÉDITO A y del CRÉDITO B</w:t>
      </w:r>
      <w:r w:rsidR="00733264" w:rsidRPr="00B03EFA">
        <w:rPr>
          <w:rFonts w:ascii="Arial" w:eastAsiaTheme="minorHAnsi" w:hAnsi="Arial" w:cs="Arial"/>
          <w:sz w:val="22"/>
          <w:szCs w:val="22"/>
          <w:lang w:eastAsia="en-US"/>
        </w:rPr>
        <w:t xml:space="preserve"> debidamente firmadas por la EMPRESA</w:t>
      </w:r>
      <w:r w:rsidRPr="00B03EFA">
        <w:rPr>
          <w:rFonts w:ascii="Arial" w:eastAsiaTheme="minorHAnsi" w:hAnsi="Arial" w:cs="Arial"/>
          <w:sz w:val="22"/>
          <w:szCs w:val="22"/>
          <w:lang w:eastAsia="en-US"/>
        </w:rPr>
        <w:t xml:space="preserve">, el </w:t>
      </w:r>
      <w:r w:rsidR="00466E37" w:rsidRPr="00B03EFA">
        <w:rPr>
          <w:rFonts w:ascii="Arial" w:eastAsiaTheme="minorHAnsi" w:hAnsi="Arial" w:cs="Arial"/>
          <w:sz w:val="22"/>
          <w:szCs w:val="22"/>
          <w:lang w:eastAsia="en-US"/>
        </w:rPr>
        <w:t xml:space="preserve"> CONTRATANTE </w:t>
      </w:r>
      <w:r w:rsidR="00F9375C" w:rsidRPr="00B03EFA">
        <w:rPr>
          <w:rFonts w:ascii="Arial" w:eastAsiaTheme="minorHAnsi" w:hAnsi="Arial" w:cs="Arial"/>
          <w:sz w:val="22"/>
          <w:szCs w:val="22"/>
          <w:lang w:eastAsia="en-US"/>
        </w:rPr>
        <w:t>en un pla</w:t>
      </w:r>
      <w:r w:rsidR="00293C9D" w:rsidRPr="00B03EFA">
        <w:rPr>
          <w:rFonts w:ascii="Arial" w:eastAsiaTheme="minorHAnsi" w:hAnsi="Arial" w:cs="Arial"/>
          <w:sz w:val="22"/>
          <w:szCs w:val="22"/>
          <w:lang w:eastAsia="en-US"/>
        </w:rPr>
        <w:t>z</w:t>
      </w:r>
      <w:r w:rsidR="00F9375C" w:rsidRPr="00B03EFA">
        <w:rPr>
          <w:rFonts w:ascii="Arial" w:eastAsiaTheme="minorHAnsi" w:hAnsi="Arial" w:cs="Arial"/>
          <w:sz w:val="22"/>
          <w:szCs w:val="22"/>
          <w:lang w:eastAsia="en-US"/>
        </w:rPr>
        <w:t xml:space="preserve">o no mayor de 5 (cinco) días hábiles </w:t>
      </w:r>
      <w:r w:rsidR="0038599A" w:rsidRPr="00B03EFA">
        <w:rPr>
          <w:rFonts w:ascii="Arial" w:eastAsiaTheme="minorHAnsi" w:hAnsi="Arial" w:cs="Arial"/>
          <w:sz w:val="22"/>
          <w:szCs w:val="22"/>
          <w:lang w:eastAsia="en-US"/>
        </w:rPr>
        <w:t>suscribirá y notificará la solicitud de disposición correspondiente a los ACREEDORES, los cuales transferirán al FIDEICOMISO BANOBRAS los recursos solicitados del CAPITAL DE RIESGO y del CRÉDITO A correspondientes en un plazo máximo de 5 (cinco) DÍAS HÁBILES contados a partir del DÍA HÁBIL en que los ACREEDORES hayan recibido por parte del FIDUCIARIO dichas solicitudes.</w:t>
      </w:r>
    </w:p>
    <w:p w14:paraId="197E3328" w14:textId="77777777" w:rsidR="0038599A" w:rsidRPr="00B03EFA" w:rsidRDefault="0038599A" w:rsidP="00A335BC">
      <w:pPr>
        <w:pStyle w:val="Prrafodelista"/>
        <w:contextualSpacing/>
        <w:jc w:val="both"/>
        <w:rPr>
          <w:rFonts w:ascii="Arial" w:eastAsiaTheme="minorHAnsi" w:hAnsi="Arial" w:cs="Arial"/>
          <w:sz w:val="22"/>
          <w:szCs w:val="22"/>
          <w:lang w:eastAsia="en-US"/>
        </w:rPr>
      </w:pPr>
    </w:p>
    <w:p w14:paraId="197D5183" w14:textId="77777777" w:rsidR="0038599A" w:rsidRPr="00E44986" w:rsidRDefault="0038599A" w:rsidP="00A335BC">
      <w:pPr>
        <w:pStyle w:val="Prrafodelista"/>
        <w:contextualSpacing/>
        <w:jc w:val="both"/>
        <w:rPr>
          <w:rFonts w:ascii="Arial" w:eastAsiaTheme="minorHAnsi" w:hAnsi="Arial" w:cs="Arial"/>
          <w:sz w:val="22"/>
          <w:szCs w:val="22"/>
          <w:lang w:eastAsia="en-US"/>
        </w:rPr>
      </w:pPr>
      <w:r w:rsidRPr="00B03EFA">
        <w:rPr>
          <w:rFonts w:ascii="Arial" w:eastAsiaTheme="minorHAnsi" w:hAnsi="Arial" w:cs="Arial"/>
          <w:sz w:val="22"/>
          <w:szCs w:val="22"/>
          <w:lang w:eastAsia="en-US"/>
        </w:rPr>
        <w:t>Para el caso de que los ACREEDORES, no transfieran al FIDEICOMISO BANOBRAS los recursos solicitados del CAPITAL DE RIESGO correspondiente</w:t>
      </w:r>
      <w:r w:rsidR="004C66AF" w:rsidRPr="00B03EFA">
        <w:rPr>
          <w:rFonts w:ascii="Arial" w:eastAsiaTheme="minorHAnsi" w:hAnsi="Arial" w:cs="Arial"/>
          <w:sz w:val="22"/>
          <w:szCs w:val="22"/>
          <w:lang w:eastAsia="en-US"/>
        </w:rPr>
        <w:t>s</w:t>
      </w:r>
      <w:r w:rsidRPr="00B03EFA">
        <w:rPr>
          <w:rFonts w:ascii="Arial" w:eastAsiaTheme="minorHAnsi" w:hAnsi="Arial" w:cs="Arial"/>
          <w:sz w:val="22"/>
          <w:szCs w:val="22"/>
          <w:lang w:eastAsia="en-US"/>
        </w:rPr>
        <w:t xml:space="preserve"> en un plazo máximo de 5 (cinco) DÍAS HÁBILES contados a partir del DÍA HÁBIL en que los ACREEDORES hayan recibido por parte del FIDUCIARIO dicha solicitud, el FIDUCIARIO deberá proceder en términos de lo establecido en el </w:t>
      </w:r>
      <w:r w:rsidR="004C66AF" w:rsidRPr="00E44986">
        <w:rPr>
          <w:rFonts w:ascii="Arial" w:eastAsiaTheme="minorHAnsi" w:hAnsi="Arial" w:cs="Arial"/>
          <w:sz w:val="22"/>
          <w:szCs w:val="22"/>
          <w:lang w:eastAsia="en-US"/>
        </w:rPr>
        <w:t>FIDEICOMISO BANOBRAS.</w:t>
      </w:r>
    </w:p>
    <w:p w14:paraId="77ACC91B" w14:textId="77777777" w:rsidR="004C66AF" w:rsidRPr="00E44986" w:rsidRDefault="004C66AF" w:rsidP="00A335BC">
      <w:pPr>
        <w:pStyle w:val="Prrafodelista"/>
        <w:contextualSpacing/>
        <w:jc w:val="both"/>
        <w:rPr>
          <w:rFonts w:ascii="Arial" w:eastAsiaTheme="minorHAnsi" w:hAnsi="Arial" w:cs="Arial"/>
          <w:sz w:val="22"/>
          <w:szCs w:val="22"/>
          <w:lang w:eastAsia="en-US"/>
        </w:rPr>
      </w:pPr>
    </w:p>
    <w:p w14:paraId="3AAC0BB1" w14:textId="77777777" w:rsidR="004C66AF" w:rsidRPr="00E44986" w:rsidRDefault="004C66AF" w:rsidP="00A335BC">
      <w:pPr>
        <w:pStyle w:val="Prrafodelista"/>
        <w:contextualSpacing/>
        <w:jc w:val="both"/>
        <w:rPr>
          <w:rFonts w:ascii="Arial" w:eastAsiaTheme="minorHAnsi" w:hAnsi="Arial" w:cs="Arial"/>
          <w:sz w:val="22"/>
          <w:szCs w:val="22"/>
          <w:lang w:eastAsia="en-US"/>
        </w:rPr>
      </w:pPr>
      <w:r w:rsidRPr="00E44986">
        <w:rPr>
          <w:rFonts w:ascii="Arial" w:eastAsiaTheme="minorHAnsi" w:hAnsi="Arial" w:cs="Arial"/>
          <w:sz w:val="22"/>
          <w:szCs w:val="22"/>
          <w:lang w:eastAsia="en-US"/>
        </w:rPr>
        <w:lastRenderedPageBreak/>
        <w:t xml:space="preserve">Una vez aprobadas por la SECRETARÍA y recibidas las ESTIMACIONES DE </w:t>
      </w:r>
      <w:r w:rsidR="00320AAC" w:rsidRPr="00E44986">
        <w:rPr>
          <w:rFonts w:ascii="Arial" w:eastAsiaTheme="minorHAnsi" w:hAnsi="Arial" w:cs="Arial"/>
          <w:sz w:val="22"/>
          <w:szCs w:val="22"/>
          <w:lang w:eastAsia="en-US"/>
        </w:rPr>
        <w:t>SUPERVISIÓN</w:t>
      </w:r>
      <w:r w:rsidRPr="00E44986">
        <w:rPr>
          <w:rFonts w:ascii="Arial" w:eastAsiaTheme="minorHAnsi" w:hAnsi="Arial" w:cs="Arial"/>
          <w:sz w:val="22"/>
          <w:szCs w:val="22"/>
          <w:lang w:eastAsia="en-US"/>
        </w:rPr>
        <w:t xml:space="preserve"> y una vez </w:t>
      </w:r>
      <w:r w:rsidR="00F5637A" w:rsidRPr="00E44986">
        <w:rPr>
          <w:rFonts w:ascii="Arial" w:eastAsiaTheme="minorHAnsi" w:hAnsi="Arial" w:cs="Arial"/>
          <w:sz w:val="22"/>
          <w:szCs w:val="22"/>
          <w:lang w:eastAsia="en-US"/>
        </w:rPr>
        <w:t>que</w:t>
      </w:r>
      <w:r w:rsidRPr="00E44986">
        <w:rPr>
          <w:rFonts w:ascii="Arial" w:eastAsiaTheme="minorHAnsi" w:hAnsi="Arial" w:cs="Arial"/>
          <w:sz w:val="22"/>
          <w:szCs w:val="22"/>
          <w:lang w:eastAsia="en-US"/>
        </w:rPr>
        <w:t xml:space="preserve"> </w:t>
      </w:r>
      <w:r w:rsidR="00F5637A" w:rsidRPr="00E44986">
        <w:rPr>
          <w:rFonts w:ascii="Arial" w:eastAsiaTheme="minorHAnsi" w:hAnsi="Arial" w:cs="Arial"/>
          <w:sz w:val="22"/>
          <w:szCs w:val="22"/>
          <w:lang w:eastAsia="en-US"/>
        </w:rPr>
        <w:t>el</w:t>
      </w:r>
      <w:r w:rsidRPr="00E44986">
        <w:rPr>
          <w:rFonts w:ascii="Arial" w:eastAsiaTheme="minorHAnsi" w:hAnsi="Arial" w:cs="Arial"/>
          <w:sz w:val="22"/>
          <w:szCs w:val="22"/>
          <w:lang w:eastAsia="en-US"/>
        </w:rPr>
        <w:t xml:space="preserve"> </w:t>
      </w:r>
      <w:r w:rsidR="00F5637A" w:rsidRPr="00E44986">
        <w:rPr>
          <w:rFonts w:ascii="Arial" w:eastAsiaTheme="minorHAnsi" w:hAnsi="Arial" w:cs="Arial"/>
          <w:sz w:val="22"/>
          <w:szCs w:val="22"/>
          <w:lang w:eastAsia="en-US"/>
        </w:rPr>
        <w:t>FIDUCIARIO</w:t>
      </w:r>
      <w:r w:rsidRPr="00E44986">
        <w:rPr>
          <w:rFonts w:ascii="Arial" w:eastAsiaTheme="minorHAnsi" w:hAnsi="Arial" w:cs="Arial"/>
          <w:sz w:val="22"/>
          <w:szCs w:val="22"/>
          <w:lang w:eastAsia="en-US"/>
        </w:rPr>
        <w:t xml:space="preserve"> cuente con  los  </w:t>
      </w:r>
      <w:r w:rsidR="00F5637A" w:rsidRPr="00E44986">
        <w:rPr>
          <w:rFonts w:ascii="Arial" w:eastAsiaTheme="minorHAnsi" w:hAnsi="Arial" w:cs="Arial"/>
          <w:sz w:val="22"/>
          <w:szCs w:val="22"/>
          <w:lang w:eastAsia="en-US"/>
        </w:rPr>
        <w:t>recursos</w:t>
      </w:r>
      <w:r w:rsidRPr="00E44986">
        <w:rPr>
          <w:rFonts w:ascii="Arial" w:eastAsiaTheme="minorHAnsi" w:hAnsi="Arial" w:cs="Arial"/>
          <w:sz w:val="22"/>
          <w:szCs w:val="22"/>
          <w:lang w:eastAsia="en-US"/>
        </w:rPr>
        <w:t xml:space="preserve"> </w:t>
      </w:r>
      <w:r w:rsidR="00320AAC" w:rsidRPr="00E44986">
        <w:rPr>
          <w:rFonts w:ascii="Arial" w:eastAsiaTheme="minorHAnsi" w:hAnsi="Arial" w:cs="Arial"/>
          <w:sz w:val="22"/>
          <w:szCs w:val="22"/>
          <w:lang w:eastAsia="en-US"/>
        </w:rPr>
        <w:t>del</w:t>
      </w:r>
      <w:r w:rsidRPr="00E44986">
        <w:rPr>
          <w:rFonts w:ascii="Arial" w:eastAsiaTheme="minorHAnsi" w:hAnsi="Arial" w:cs="Arial"/>
          <w:sz w:val="22"/>
          <w:szCs w:val="22"/>
          <w:lang w:eastAsia="en-US"/>
        </w:rPr>
        <w:t xml:space="preserve"> </w:t>
      </w:r>
      <w:r w:rsidR="00F5637A" w:rsidRPr="00E44986">
        <w:rPr>
          <w:rFonts w:ascii="Arial" w:eastAsiaTheme="minorHAnsi" w:hAnsi="Arial" w:cs="Arial"/>
          <w:sz w:val="22"/>
          <w:szCs w:val="22"/>
          <w:lang w:eastAsia="en-US"/>
        </w:rPr>
        <w:t>CAPITAL</w:t>
      </w:r>
      <w:r w:rsidRPr="00E44986">
        <w:rPr>
          <w:rFonts w:ascii="Arial" w:eastAsiaTheme="minorHAnsi" w:hAnsi="Arial" w:cs="Arial"/>
          <w:sz w:val="22"/>
          <w:szCs w:val="22"/>
          <w:lang w:eastAsia="en-US"/>
        </w:rPr>
        <w:t xml:space="preserve"> </w:t>
      </w:r>
      <w:r w:rsidR="00320AAC" w:rsidRPr="00E44986">
        <w:rPr>
          <w:rFonts w:ascii="Arial" w:eastAsiaTheme="minorHAnsi" w:hAnsi="Arial" w:cs="Arial"/>
          <w:sz w:val="22"/>
          <w:szCs w:val="22"/>
          <w:lang w:eastAsia="en-US"/>
        </w:rPr>
        <w:t>DE</w:t>
      </w:r>
      <w:r w:rsidRPr="00E44986">
        <w:rPr>
          <w:rFonts w:ascii="Arial" w:eastAsiaTheme="minorHAnsi" w:hAnsi="Arial" w:cs="Arial"/>
          <w:sz w:val="22"/>
          <w:szCs w:val="22"/>
          <w:lang w:eastAsia="en-US"/>
        </w:rPr>
        <w:t xml:space="preserve"> </w:t>
      </w:r>
      <w:r w:rsidR="00320AAC" w:rsidRPr="00E44986">
        <w:rPr>
          <w:rFonts w:ascii="Arial" w:eastAsiaTheme="minorHAnsi" w:hAnsi="Arial" w:cs="Arial"/>
          <w:sz w:val="22"/>
          <w:szCs w:val="22"/>
          <w:lang w:eastAsia="en-US"/>
        </w:rPr>
        <w:t>RIESGO</w:t>
      </w:r>
      <w:r w:rsidRPr="00E44986">
        <w:rPr>
          <w:rFonts w:ascii="Arial" w:eastAsiaTheme="minorHAnsi" w:hAnsi="Arial" w:cs="Arial"/>
          <w:sz w:val="22"/>
          <w:szCs w:val="22"/>
          <w:lang w:eastAsia="en-US"/>
        </w:rPr>
        <w:t xml:space="preserve"> </w:t>
      </w:r>
      <w:r w:rsidR="00320AAC" w:rsidRPr="00E44986">
        <w:rPr>
          <w:rFonts w:ascii="Arial" w:eastAsiaTheme="minorHAnsi" w:hAnsi="Arial" w:cs="Arial"/>
          <w:sz w:val="22"/>
          <w:szCs w:val="22"/>
          <w:lang w:eastAsia="en-US"/>
        </w:rPr>
        <w:t>y</w:t>
      </w:r>
      <w:r w:rsidRPr="00E44986">
        <w:rPr>
          <w:rFonts w:ascii="Arial" w:eastAsiaTheme="minorHAnsi" w:hAnsi="Arial" w:cs="Arial"/>
          <w:sz w:val="22"/>
          <w:szCs w:val="22"/>
          <w:lang w:eastAsia="en-US"/>
        </w:rPr>
        <w:t xml:space="preserve"> </w:t>
      </w:r>
      <w:r w:rsidR="00320AAC" w:rsidRPr="00E44986">
        <w:rPr>
          <w:rFonts w:ascii="Arial" w:eastAsiaTheme="minorHAnsi" w:hAnsi="Arial" w:cs="Arial"/>
          <w:sz w:val="22"/>
          <w:szCs w:val="22"/>
          <w:lang w:eastAsia="en-US"/>
        </w:rPr>
        <w:t>del</w:t>
      </w:r>
      <w:r w:rsidRPr="00E44986">
        <w:rPr>
          <w:rFonts w:ascii="Arial" w:eastAsiaTheme="minorHAnsi" w:hAnsi="Arial" w:cs="Arial"/>
          <w:sz w:val="22"/>
          <w:szCs w:val="22"/>
          <w:lang w:eastAsia="en-US"/>
        </w:rPr>
        <w:t xml:space="preserve"> </w:t>
      </w:r>
      <w:r w:rsidR="00F5637A" w:rsidRPr="00E44986">
        <w:rPr>
          <w:rFonts w:ascii="Arial" w:eastAsiaTheme="minorHAnsi" w:hAnsi="Arial" w:cs="Arial"/>
          <w:sz w:val="22"/>
          <w:szCs w:val="22"/>
          <w:lang w:eastAsia="en-US"/>
        </w:rPr>
        <w:t>CRÉ</w:t>
      </w:r>
      <w:r w:rsidRPr="00E44986">
        <w:rPr>
          <w:rFonts w:ascii="Arial" w:eastAsiaTheme="minorHAnsi" w:hAnsi="Arial" w:cs="Arial"/>
          <w:sz w:val="22"/>
          <w:szCs w:val="22"/>
          <w:lang w:eastAsia="en-US"/>
        </w:rPr>
        <w:t>DITO  A</w:t>
      </w:r>
      <w:r w:rsidRPr="00B03EFA">
        <w:rPr>
          <w:rFonts w:ascii="Arial" w:eastAsiaTheme="minorHAnsi" w:hAnsi="Arial" w:cs="Arial"/>
          <w:sz w:val="22"/>
          <w:szCs w:val="22"/>
          <w:lang w:eastAsia="en-US"/>
        </w:rPr>
        <w:t xml:space="preserve"> correspondientes,</w:t>
      </w:r>
      <w:r w:rsidR="00320AAC" w:rsidRPr="00B03EFA">
        <w:rPr>
          <w:rFonts w:ascii="Arial" w:eastAsiaTheme="minorHAnsi" w:hAnsi="Arial" w:cs="Arial"/>
          <w:sz w:val="22"/>
          <w:szCs w:val="22"/>
          <w:lang w:eastAsia="en-US"/>
        </w:rPr>
        <w:t xml:space="preserve"> </w:t>
      </w:r>
      <w:r w:rsidRPr="00B03EFA">
        <w:rPr>
          <w:rFonts w:ascii="Arial" w:eastAsiaTheme="minorHAnsi" w:hAnsi="Arial" w:cs="Arial"/>
          <w:sz w:val="22"/>
          <w:szCs w:val="22"/>
          <w:lang w:eastAsia="en-US"/>
        </w:rPr>
        <w:t>el FIDUCIARIO solicitará la conformidad por escrito del FONDO, para la disposición del APOYO. El FONDO contará con un plazo máximo de 5 (cinco) días hábiles, contado a partir día hábil en que se reciba la solicitud que corresponda, par</w:t>
      </w:r>
      <w:r w:rsidR="00320AAC" w:rsidRPr="00B03EFA">
        <w:rPr>
          <w:rFonts w:ascii="Arial" w:eastAsiaTheme="minorHAnsi" w:hAnsi="Arial" w:cs="Arial"/>
          <w:sz w:val="22"/>
          <w:szCs w:val="22"/>
          <w:lang w:eastAsia="en-US"/>
        </w:rPr>
        <w:t>a</w:t>
      </w:r>
      <w:r w:rsidRPr="00B03EFA">
        <w:rPr>
          <w:rFonts w:ascii="Arial" w:eastAsiaTheme="minorHAnsi" w:hAnsi="Arial" w:cs="Arial"/>
          <w:sz w:val="22"/>
          <w:szCs w:val="22"/>
          <w:lang w:eastAsia="en-US"/>
        </w:rPr>
        <w:t xml:space="preserve"> emitir su conformidad por escrito.  El </w:t>
      </w:r>
      <w:r w:rsidR="007F4D08" w:rsidRPr="00B03EFA">
        <w:rPr>
          <w:rFonts w:ascii="Arial" w:eastAsiaTheme="minorHAnsi" w:hAnsi="Arial" w:cs="Arial"/>
          <w:sz w:val="22"/>
          <w:szCs w:val="22"/>
          <w:lang w:eastAsia="en-US"/>
        </w:rPr>
        <w:t>FONDO</w:t>
      </w:r>
      <w:r w:rsidR="0071438E" w:rsidRPr="00B03EFA">
        <w:rPr>
          <w:rFonts w:ascii="Arial" w:eastAsiaTheme="minorHAnsi" w:hAnsi="Arial" w:cs="Arial"/>
          <w:sz w:val="22"/>
          <w:szCs w:val="22"/>
          <w:lang w:eastAsia="en-US"/>
        </w:rPr>
        <w:t xml:space="preserve"> </w:t>
      </w:r>
      <w:r w:rsidRPr="00B03EFA">
        <w:rPr>
          <w:rFonts w:ascii="Arial" w:eastAsiaTheme="minorHAnsi" w:hAnsi="Arial" w:cs="Arial"/>
          <w:sz w:val="22"/>
          <w:szCs w:val="22"/>
          <w:lang w:eastAsia="en-US"/>
        </w:rPr>
        <w:t>emitirá  dicha  conformidad  del pago siempre y cuando  se cerciore que: i) las estimaciones es debidamente autorizadas por la SECRETARÍA y</w:t>
      </w:r>
      <w:r w:rsidR="00424CEB" w:rsidRPr="00B03EFA">
        <w:rPr>
          <w:rFonts w:ascii="Arial" w:eastAsiaTheme="minorHAnsi" w:hAnsi="Arial" w:cs="Arial"/>
          <w:sz w:val="22"/>
          <w:szCs w:val="22"/>
          <w:lang w:eastAsia="en-US"/>
        </w:rPr>
        <w:t xml:space="preserve"> </w:t>
      </w:r>
      <w:r w:rsidRPr="00B03EFA">
        <w:rPr>
          <w:rFonts w:ascii="Arial" w:eastAsiaTheme="minorHAnsi" w:hAnsi="Arial" w:cs="Arial"/>
          <w:sz w:val="22"/>
          <w:szCs w:val="22"/>
          <w:lang w:eastAsia="en-US"/>
        </w:rPr>
        <w:t xml:space="preserve">ii) que el FIDUCIARIO cuente con los recursos del CAPITAL DE RIESGO y del CRÉDITO, a fin </w:t>
      </w:r>
      <w:r w:rsidR="00540B3F" w:rsidRPr="00B03EFA">
        <w:rPr>
          <w:rFonts w:ascii="Arial" w:eastAsiaTheme="minorHAnsi" w:hAnsi="Arial" w:cs="Arial"/>
          <w:sz w:val="22"/>
          <w:szCs w:val="22"/>
          <w:lang w:eastAsia="en-US"/>
        </w:rPr>
        <w:t>de</w:t>
      </w:r>
      <w:r w:rsidRPr="00B03EFA">
        <w:rPr>
          <w:rFonts w:ascii="Arial" w:eastAsiaTheme="minorHAnsi" w:hAnsi="Arial" w:cs="Arial"/>
          <w:sz w:val="22"/>
          <w:szCs w:val="22"/>
          <w:lang w:eastAsia="en-US"/>
        </w:rPr>
        <w:t xml:space="preserve"> que el esquema financiero se apegue al </w:t>
      </w:r>
      <w:proofErr w:type="spellStart"/>
      <w:r w:rsidR="00540B3F" w:rsidRPr="00B03EFA">
        <w:rPr>
          <w:rFonts w:ascii="Arial" w:eastAsiaTheme="minorHAnsi" w:hAnsi="Arial" w:cs="Arial"/>
          <w:i/>
          <w:sz w:val="22"/>
          <w:szCs w:val="22"/>
          <w:lang w:eastAsia="en-US"/>
        </w:rPr>
        <w:t>Pari</w:t>
      </w:r>
      <w:proofErr w:type="spellEnd"/>
      <w:r w:rsidR="00540B3F" w:rsidRPr="00B03EFA">
        <w:rPr>
          <w:rFonts w:ascii="Arial" w:eastAsiaTheme="minorHAnsi" w:hAnsi="Arial" w:cs="Arial"/>
          <w:i/>
          <w:sz w:val="22"/>
          <w:szCs w:val="22"/>
          <w:lang w:eastAsia="en-US"/>
        </w:rPr>
        <w:t xml:space="preserve"> </w:t>
      </w:r>
      <w:proofErr w:type="spellStart"/>
      <w:r w:rsidRPr="00B03EFA">
        <w:rPr>
          <w:rFonts w:ascii="Arial" w:eastAsiaTheme="minorHAnsi" w:hAnsi="Arial" w:cs="Arial"/>
          <w:i/>
          <w:sz w:val="22"/>
          <w:szCs w:val="22"/>
          <w:lang w:eastAsia="en-US"/>
        </w:rPr>
        <w:t>passu</w:t>
      </w:r>
      <w:proofErr w:type="spellEnd"/>
      <w:r w:rsidRPr="00B03EFA">
        <w:rPr>
          <w:rFonts w:ascii="Arial" w:eastAsiaTheme="minorHAnsi" w:hAnsi="Arial" w:cs="Arial"/>
          <w:sz w:val="22"/>
          <w:szCs w:val="22"/>
          <w:lang w:eastAsia="en-US"/>
        </w:rPr>
        <w:t xml:space="preserve"> a lo</w:t>
      </w:r>
      <w:r w:rsidR="00540B3F" w:rsidRPr="00B03EFA">
        <w:rPr>
          <w:rFonts w:ascii="Arial" w:eastAsiaTheme="minorHAnsi" w:hAnsi="Arial" w:cs="Arial"/>
          <w:sz w:val="22"/>
          <w:szCs w:val="22"/>
          <w:lang w:eastAsia="en-US"/>
        </w:rPr>
        <w:t xml:space="preserve"> establecido</w:t>
      </w:r>
      <w:r w:rsidRPr="00B03EFA">
        <w:rPr>
          <w:rFonts w:ascii="Arial" w:eastAsiaTheme="minorHAnsi" w:hAnsi="Arial" w:cs="Arial"/>
          <w:sz w:val="22"/>
          <w:szCs w:val="22"/>
          <w:lang w:eastAsia="en-US"/>
        </w:rPr>
        <w:t xml:space="preserve"> en el FIDEICOMISO BANOBRAS. En caso de que el FONDO considere que no se cumple con alguno de los aspectos mencionados, lo hará del conocimiento del FIDUCIARIO, marcando copia a la SECRETARÍA, a la EMPRESA y al SUPERVISOR DE OBRA, dentro del plazo menciona</w:t>
      </w:r>
      <w:r w:rsidRPr="00E44986">
        <w:rPr>
          <w:rFonts w:ascii="Arial" w:eastAsiaTheme="minorHAnsi" w:hAnsi="Arial" w:cs="Arial"/>
          <w:sz w:val="22"/>
          <w:szCs w:val="22"/>
          <w:lang w:eastAsia="en-US"/>
        </w:rPr>
        <w:t>do, a efecto de que se subsane el requisito de que</w:t>
      </w:r>
      <w:r w:rsidR="00FB3CC3" w:rsidRPr="00E44986">
        <w:rPr>
          <w:rFonts w:ascii="Arial" w:eastAsiaTheme="minorHAnsi" w:hAnsi="Arial" w:cs="Arial"/>
          <w:sz w:val="22"/>
          <w:szCs w:val="22"/>
          <w:lang w:eastAsia="en-US"/>
        </w:rPr>
        <w:t xml:space="preserve"> </w:t>
      </w:r>
      <w:r w:rsidRPr="00E44986">
        <w:rPr>
          <w:rFonts w:ascii="Arial" w:eastAsiaTheme="minorHAnsi" w:hAnsi="Arial" w:cs="Arial"/>
          <w:sz w:val="22"/>
          <w:szCs w:val="22"/>
          <w:lang w:eastAsia="en-US"/>
        </w:rPr>
        <w:t>se trate.</w:t>
      </w:r>
    </w:p>
    <w:p w14:paraId="75495AF1" w14:textId="77777777" w:rsidR="0038599A" w:rsidRPr="00E44986" w:rsidRDefault="0038599A" w:rsidP="00A335BC">
      <w:pPr>
        <w:contextualSpacing/>
        <w:jc w:val="both"/>
        <w:rPr>
          <w:rFonts w:ascii="Arial" w:eastAsiaTheme="minorHAnsi" w:hAnsi="Arial" w:cs="Arial"/>
          <w:sz w:val="22"/>
          <w:szCs w:val="22"/>
          <w:lang w:eastAsia="en-US"/>
        </w:rPr>
      </w:pPr>
    </w:p>
    <w:p w14:paraId="1A32C0FF" w14:textId="77777777" w:rsidR="001F3910" w:rsidRPr="00E44986" w:rsidRDefault="001F3910" w:rsidP="00A335BC">
      <w:pPr>
        <w:pStyle w:val="Prrafodelista"/>
        <w:numPr>
          <w:ilvl w:val="0"/>
          <w:numId w:val="30"/>
        </w:numPr>
        <w:contextualSpacing/>
        <w:jc w:val="both"/>
        <w:rPr>
          <w:rFonts w:ascii="Arial" w:eastAsiaTheme="minorHAnsi" w:hAnsi="Arial" w:cs="Arial"/>
          <w:sz w:val="22"/>
          <w:szCs w:val="22"/>
          <w:lang w:eastAsia="en-US"/>
        </w:rPr>
      </w:pPr>
      <w:r w:rsidRPr="00E44986">
        <w:rPr>
          <w:rFonts w:ascii="Arial" w:eastAsiaTheme="minorHAnsi" w:hAnsi="Arial" w:cs="Arial"/>
          <w:sz w:val="22"/>
          <w:szCs w:val="22"/>
          <w:lang w:eastAsia="en-US"/>
        </w:rPr>
        <w:t>Con independencia de lo anterior, si el FONDO y/o la SECRETARÍA tuvieran conocimiento</w:t>
      </w:r>
      <w:r w:rsidR="007D0809" w:rsidRPr="00E44986">
        <w:rPr>
          <w:rFonts w:ascii="Arial" w:eastAsiaTheme="minorHAnsi" w:hAnsi="Arial" w:cs="Arial"/>
          <w:sz w:val="22"/>
          <w:szCs w:val="22"/>
          <w:lang w:eastAsia="en-US"/>
        </w:rPr>
        <w:t xml:space="preserve"> </w:t>
      </w:r>
      <w:r w:rsidRPr="00E44986">
        <w:rPr>
          <w:rFonts w:ascii="Arial" w:eastAsiaTheme="minorHAnsi" w:hAnsi="Arial" w:cs="Arial"/>
          <w:sz w:val="22"/>
          <w:szCs w:val="22"/>
          <w:lang w:eastAsia="en-US"/>
        </w:rPr>
        <w:t>de que existen situaciones que pongan en riesgo la viabilidad del PROYECTO, o en caso de que no</w:t>
      </w:r>
      <w:r w:rsidR="007D0809" w:rsidRPr="00E44986">
        <w:rPr>
          <w:rFonts w:ascii="Arial" w:eastAsiaTheme="minorHAnsi" w:hAnsi="Arial" w:cs="Arial"/>
          <w:sz w:val="22"/>
          <w:szCs w:val="22"/>
          <w:lang w:eastAsia="en-US"/>
        </w:rPr>
        <w:t xml:space="preserve"> se  </w:t>
      </w:r>
      <w:r w:rsidRPr="00E44986">
        <w:rPr>
          <w:rFonts w:ascii="Arial" w:eastAsiaTheme="minorHAnsi" w:hAnsi="Arial" w:cs="Arial"/>
          <w:sz w:val="22"/>
          <w:szCs w:val="22"/>
          <w:lang w:eastAsia="en-US"/>
        </w:rPr>
        <w:t>cumplan con los términos estipulados en el párrafo inmediato anterior, el FONDO tendrá la facultad de no emitir su conformidad. Para estos efectos, el FONDO notificará por escrito al FIDUCIARIO, enviando copia de dicha notificación a la SECRETARÍA y a la EMPRESA, dentro del término de 5 (cinco) días hábiles a que se refiere el párrafo inmediato anterior, informando dicha situación. En este supuesto, el FIDUCIARIO convocará a una reunión de Comité Técnico de</w:t>
      </w:r>
      <w:r w:rsidR="007D11C2" w:rsidRPr="00E44986">
        <w:rPr>
          <w:rFonts w:ascii="Arial" w:eastAsiaTheme="minorHAnsi" w:hAnsi="Arial" w:cs="Arial"/>
          <w:sz w:val="22"/>
          <w:szCs w:val="22"/>
          <w:lang w:eastAsia="en-US"/>
        </w:rPr>
        <w:t>l</w:t>
      </w:r>
      <w:r w:rsidRPr="00E44986">
        <w:rPr>
          <w:rFonts w:ascii="Arial" w:eastAsiaTheme="minorHAnsi" w:hAnsi="Arial" w:cs="Arial"/>
          <w:sz w:val="22"/>
          <w:szCs w:val="22"/>
          <w:lang w:eastAsia="en-US"/>
        </w:rPr>
        <w:t xml:space="preserve"> FIDEICOMISO BANOBRAS, a solicitud del FONDO o de cualquier otro de sus miembros, a efecto de analizarlas causas que motivaron la no conformidad del FONDO y determinar las medidas correctivas procedentes, que permitan asegurar la</w:t>
      </w:r>
      <w:r w:rsidR="007D0809" w:rsidRPr="00E44986">
        <w:rPr>
          <w:rFonts w:ascii="Arial" w:eastAsiaTheme="minorHAnsi" w:hAnsi="Arial" w:cs="Arial"/>
          <w:sz w:val="22"/>
          <w:szCs w:val="22"/>
          <w:lang w:eastAsia="en-US"/>
        </w:rPr>
        <w:t xml:space="preserve"> </w:t>
      </w:r>
      <w:r w:rsidRPr="00E44986">
        <w:rPr>
          <w:rFonts w:ascii="Arial" w:eastAsiaTheme="minorHAnsi" w:hAnsi="Arial" w:cs="Arial"/>
          <w:sz w:val="22"/>
          <w:szCs w:val="22"/>
          <w:lang w:eastAsia="en-US"/>
        </w:rPr>
        <w:t>terminación del PROYECTO.</w:t>
      </w:r>
    </w:p>
    <w:p w14:paraId="2822AA6A" w14:textId="77777777" w:rsidR="00717FDF" w:rsidRPr="00E44986" w:rsidRDefault="00717FDF" w:rsidP="00A335BC">
      <w:pPr>
        <w:pStyle w:val="Prrafodelista"/>
        <w:contextualSpacing/>
        <w:jc w:val="both"/>
        <w:rPr>
          <w:rFonts w:ascii="Arial" w:eastAsiaTheme="minorHAnsi" w:hAnsi="Arial" w:cs="Arial"/>
          <w:sz w:val="22"/>
          <w:szCs w:val="22"/>
          <w:lang w:eastAsia="en-US"/>
        </w:rPr>
      </w:pPr>
    </w:p>
    <w:p w14:paraId="54F06BB0" w14:textId="77777777" w:rsidR="0038599A" w:rsidRPr="00E44986" w:rsidRDefault="00F420F7" w:rsidP="000839AF">
      <w:pPr>
        <w:pStyle w:val="Prrafodelista"/>
        <w:numPr>
          <w:ilvl w:val="0"/>
          <w:numId w:val="30"/>
        </w:numPr>
        <w:jc w:val="both"/>
        <w:rPr>
          <w:rFonts w:ascii="Arial" w:hAnsi="Arial" w:cs="Arial"/>
          <w:sz w:val="22"/>
          <w:szCs w:val="22"/>
        </w:rPr>
      </w:pPr>
      <w:r w:rsidRPr="00E44986">
        <w:rPr>
          <w:rFonts w:ascii="Arial" w:eastAsiaTheme="minorHAnsi" w:hAnsi="Arial" w:cs="Arial"/>
          <w:sz w:val="22"/>
          <w:szCs w:val="22"/>
          <w:lang w:eastAsia="en-US"/>
        </w:rPr>
        <w:t xml:space="preserve">Una vez que el FONDO emita su conformidad de las ESTIMACIONES DE SUPERVISIÓN por escrito, el FIDUCIARIO </w:t>
      </w:r>
      <w:r w:rsidR="00262488" w:rsidRPr="00E44986">
        <w:rPr>
          <w:rFonts w:ascii="Arial" w:eastAsiaTheme="minorHAnsi" w:hAnsi="Arial" w:cs="Arial"/>
          <w:sz w:val="22"/>
          <w:szCs w:val="22"/>
          <w:lang w:eastAsia="en-US"/>
        </w:rPr>
        <w:t>transferirá</w:t>
      </w:r>
      <w:r w:rsidR="001C6B14" w:rsidRPr="00E44986">
        <w:rPr>
          <w:rFonts w:ascii="Arial" w:eastAsiaTheme="minorHAnsi" w:hAnsi="Arial" w:cs="Arial"/>
          <w:sz w:val="22"/>
          <w:szCs w:val="22"/>
          <w:lang w:eastAsia="en-US"/>
        </w:rPr>
        <w:t>,</w:t>
      </w:r>
      <w:r w:rsidR="00262488" w:rsidRPr="00E44986">
        <w:rPr>
          <w:rFonts w:ascii="Arial" w:eastAsiaTheme="minorHAnsi" w:hAnsi="Arial" w:cs="Arial"/>
          <w:sz w:val="22"/>
          <w:szCs w:val="22"/>
          <w:lang w:eastAsia="en-US"/>
        </w:rPr>
        <w:t xml:space="preserve"> al número de cuenta Clave </w:t>
      </w:r>
      <w:r w:rsidR="00CC6D1C" w:rsidRPr="00E44986">
        <w:rPr>
          <w:rFonts w:ascii="Arial" w:eastAsiaTheme="minorHAnsi" w:hAnsi="Arial" w:cs="Arial"/>
          <w:sz w:val="22"/>
          <w:szCs w:val="22"/>
          <w:lang w:eastAsia="en-US"/>
        </w:rPr>
        <w:t xml:space="preserve">Bancaria Estandarizada (CLABE) que para tal le indique por </w:t>
      </w:r>
      <w:r w:rsidR="00123B55" w:rsidRPr="00E44986">
        <w:rPr>
          <w:rFonts w:ascii="Arial" w:eastAsiaTheme="minorHAnsi" w:hAnsi="Arial" w:cs="Arial"/>
          <w:sz w:val="22"/>
          <w:szCs w:val="22"/>
          <w:lang w:eastAsia="en-US"/>
        </w:rPr>
        <w:t>escrito al SUPERVISOR DE OBRA</w:t>
      </w:r>
      <w:r w:rsidR="00CE7973" w:rsidRPr="00E44986">
        <w:rPr>
          <w:rFonts w:ascii="Arial" w:eastAsiaTheme="minorHAnsi" w:hAnsi="Arial" w:cs="Arial"/>
          <w:sz w:val="22"/>
          <w:szCs w:val="22"/>
          <w:lang w:eastAsia="en-US"/>
        </w:rPr>
        <w:t xml:space="preserve">, </w:t>
      </w:r>
      <w:r w:rsidR="001C6B14" w:rsidRPr="00E44986">
        <w:rPr>
          <w:rFonts w:ascii="Arial" w:eastAsiaTheme="minorHAnsi" w:hAnsi="Arial" w:cs="Arial"/>
          <w:sz w:val="22"/>
          <w:szCs w:val="22"/>
          <w:lang w:eastAsia="en-US"/>
        </w:rPr>
        <w:t xml:space="preserve">el pago correspondiente con los recursos provenientes del CAPITAL DE RIESGO, del CRÉDITO A y del APOYO, a fin de que el esquema financiero se apegue al </w:t>
      </w:r>
      <w:proofErr w:type="spellStart"/>
      <w:r w:rsidR="001C6B14" w:rsidRPr="00E44986">
        <w:rPr>
          <w:rFonts w:ascii="Arial" w:eastAsiaTheme="minorHAnsi" w:hAnsi="Arial" w:cs="Arial"/>
          <w:i/>
          <w:sz w:val="22"/>
          <w:szCs w:val="22"/>
          <w:lang w:eastAsia="en-US"/>
        </w:rPr>
        <w:t>Pari</w:t>
      </w:r>
      <w:proofErr w:type="spellEnd"/>
      <w:r w:rsidR="001C6B14" w:rsidRPr="00E44986">
        <w:rPr>
          <w:rFonts w:ascii="Arial" w:eastAsiaTheme="minorHAnsi" w:hAnsi="Arial" w:cs="Arial"/>
          <w:i/>
          <w:sz w:val="22"/>
          <w:szCs w:val="22"/>
          <w:lang w:eastAsia="en-US"/>
        </w:rPr>
        <w:t xml:space="preserve"> </w:t>
      </w:r>
      <w:proofErr w:type="spellStart"/>
      <w:r w:rsidR="001C6B14" w:rsidRPr="00E44986">
        <w:rPr>
          <w:rFonts w:ascii="Arial" w:eastAsiaTheme="minorHAnsi" w:hAnsi="Arial" w:cs="Arial"/>
          <w:i/>
          <w:sz w:val="22"/>
          <w:szCs w:val="22"/>
          <w:lang w:eastAsia="en-US"/>
        </w:rPr>
        <w:t>passu</w:t>
      </w:r>
      <w:proofErr w:type="spellEnd"/>
      <w:r w:rsidR="001C6B14" w:rsidRPr="00E44986">
        <w:rPr>
          <w:rFonts w:ascii="Arial" w:eastAsiaTheme="minorHAnsi" w:hAnsi="Arial" w:cs="Arial"/>
          <w:sz w:val="22"/>
          <w:szCs w:val="22"/>
          <w:lang w:eastAsia="en-US"/>
        </w:rPr>
        <w:t xml:space="preserve"> a lo establecido en el FIDEICOMISO BANOBRAS, </w:t>
      </w:r>
      <w:r w:rsidR="0038599A" w:rsidRPr="00E44986">
        <w:rPr>
          <w:rFonts w:ascii="Arial" w:hAnsi="Arial" w:cs="Arial"/>
          <w:sz w:val="22"/>
          <w:szCs w:val="22"/>
        </w:rPr>
        <w:t>en un plazo máximo de 5 (cinco) DÍAS HÁBILES contados a partir</w:t>
      </w:r>
      <w:r w:rsidR="001C6B14" w:rsidRPr="00E44986">
        <w:rPr>
          <w:rFonts w:ascii="Arial" w:hAnsi="Arial" w:cs="Arial"/>
          <w:sz w:val="22"/>
          <w:szCs w:val="22"/>
        </w:rPr>
        <w:t xml:space="preserve"> </w:t>
      </w:r>
      <w:r w:rsidR="0038599A" w:rsidRPr="00E44986">
        <w:rPr>
          <w:rFonts w:ascii="Arial" w:hAnsi="Arial" w:cs="Arial"/>
          <w:sz w:val="22"/>
          <w:szCs w:val="22"/>
        </w:rPr>
        <w:t>del DÍA HÁBIL en que los ACREEDORES hayan recibido por parte del FIDUCIARIO dichas solicitudes.</w:t>
      </w:r>
    </w:p>
    <w:p w14:paraId="26602E35" w14:textId="77777777" w:rsidR="00A1003C" w:rsidRPr="00E44986" w:rsidRDefault="00A1003C" w:rsidP="00A335BC">
      <w:pPr>
        <w:rPr>
          <w:rFonts w:ascii="Arial" w:hAnsi="Arial" w:cs="Arial"/>
          <w:sz w:val="22"/>
          <w:szCs w:val="22"/>
        </w:rPr>
      </w:pPr>
    </w:p>
    <w:p w14:paraId="52D976FA" w14:textId="77777777" w:rsidR="00972296" w:rsidRPr="00E44986" w:rsidRDefault="00A1003C" w:rsidP="00A335BC">
      <w:pPr>
        <w:pStyle w:val="Prrafodelista"/>
        <w:numPr>
          <w:ilvl w:val="0"/>
          <w:numId w:val="30"/>
        </w:numPr>
        <w:contextualSpacing/>
        <w:jc w:val="both"/>
        <w:rPr>
          <w:rFonts w:ascii="Arial" w:hAnsi="Arial" w:cs="Arial"/>
          <w:sz w:val="22"/>
          <w:szCs w:val="22"/>
        </w:rPr>
      </w:pPr>
      <w:r w:rsidRPr="00E44986">
        <w:rPr>
          <w:rFonts w:ascii="Arial" w:hAnsi="Arial" w:cs="Arial"/>
          <w:sz w:val="22"/>
          <w:szCs w:val="22"/>
        </w:rPr>
        <w:t xml:space="preserve">El </w:t>
      </w:r>
      <w:r w:rsidR="004C7FA9" w:rsidRPr="00E44986">
        <w:rPr>
          <w:rFonts w:ascii="Arial" w:hAnsi="Arial" w:cs="Arial"/>
          <w:sz w:val="22"/>
          <w:szCs w:val="22"/>
        </w:rPr>
        <w:t xml:space="preserve">CONTRATANTE </w:t>
      </w:r>
      <w:r w:rsidRPr="00E44986">
        <w:rPr>
          <w:rFonts w:ascii="Arial" w:hAnsi="Arial" w:cs="Arial"/>
          <w:sz w:val="22"/>
          <w:szCs w:val="22"/>
        </w:rPr>
        <w:t xml:space="preserve">hará los pagos correspondientes, contra la presentación de las facturas que reúnan los requisitos fiscales correspondientes, las cuales deberán estar expedidas a favor de la </w:t>
      </w:r>
      <w:r w:rsidR="00DF6147" w:rsidRPr="00E44986">
        <w:rPr>
          <w:rFonts w:ascii="Arial" w:hAnsi="Arial" w:cs="Arial"/>
          <w:sz w:val="22"/>
          <w:szCs w:val="22"/>
        </w:rPr>
        <w:t>EMPRESA</w:t>
      </w:r>
      <w:r w:rsidRPr="00E44986">
        <w:rPr>
          <w:rFonts w:ascii="Arial" w:hAnsi="Arial" w:cs="Arial"/>
          <w:sz w:val="22"/>
          <w:szCs w:val="22"/>
        </w:rPr>
        <w:t>.</w:t>
      </w:r>
    </w:p>
    <w:p w14:paraId="7BB638D9" w14:textId="77777777" w:rsidR="00972296" w:rsidRPr="00E44986" w:rsidRDefault="00972296" w:rsidP="00A335BC">
      <w:pPr>
        <w:pStyle w:val="Prrafodelista"/>
        <w:rPr>
          <w:rFonts w:ascii="Arial" w:hAnsi="Arial" w:cs="Arial"/>
          <w:sz w:val="22"/>
          <w:szCs w:val="22"/>
        </w:rPr>
      </w:pPr>
    </w:p>
    <w:p w14:paraId="18AFC97B" w14:textId="77777777" w:rsidR="00A1003C" w:rsidRPr="00E44986" w:rsidRDefault="00A1003C" w:rsidP="00A335BC">
      <w:pPr>
        <w:pStyle w:val="Prrafodelista"/>
        <w:numPr>
          <w:ilvl w:val="0"/>
          <w:numId w:val="30"/>
        </w:numPr>
        <w:contextualSpacing/>
        <w:jc w:val="both"/>
        <w:rPr>
          <w:rFonts w:ascii="Arial" w:hAnsi="Arial" w:cs="Arial"/>
          <w:sz w:val="22"/>
          <w:szCs w:val="22"/>
        </w:rPr>
      </w:pPr>
      <w:r w:rsidRPr="00E44986">
        <w:rPr>
          <w:rFonts w:ascii="Arial" w:hAnsi="Arial" w:cs="Arial"/>
          <w:sz w:val="22"/>
          <w:szCs w:val="22"/>
        </w:rPr>
        <w:t xml:space="preserve">La aprobación y pagos parciales o totales de las </w:t>
      </w:r>
      <w:r w:rsidR="002214F7" w:rsidRPr="00E44986">
        <w:rPr>
          <w:rFonts w:ascii="Arial" w:hAnsi="Arial" w:cs="Arial"/>
          <w:sz w:val="22"/>
          <w:szCs w:val="22"/>
        </w:rPr>
        <w:t xml:space="preserve">ESTIMACIONES DE SUPERVISIÓN </w:t>
      </w:r>
      <w:r w:rsidRPr="00E44986">
        <w:rPr>
          <w:rFonts w:ascii="Arial" w:hAnsi="Arial" w:cs="Arial"/>
          <w:sz w:val="22"/>
          <w:szCs w:val="22"/>
        </w:rPr>
        <w:t xml:space="preserve">no se considerarán como aprobación y recepción de los </w:t>
      </w:r>
      <w:r w:rsidR="003B5BA0" w:rsidRPr="00E44986">
        <w:rPr>
          <w:rFonts w:ascii="Arial" w:hAnsi="Arial" w:cs="Arial"/>
          <w:sz w:val="22"/>
          <w:szCs w:val="22"/>
        </w:rPr>
        <w:t>SERVICIOS</w:t>
      </w:r>
      <w:r w:rsidRPr="00E44986">
        <w:rPr>
          <w:rFonts w:ascii="Arial" w:hAnsi="Arial" w:cs="Arial"/>
          <w:sz w:val="22"/>
          <w:szCs w:val="22"/>
        </w:rPr>
        <w:t xml:space="preserve">, ya que el </w:t>
      </w:r>
      <w:r w:rsidR="00E97A89" w:rsidRPr="00E44986">
        <w:rPr>
          <w:rFonts w:ascii="Arial" w:hAnsi="Arial" w:cs="Arial"/>
          <w:sz w:val="22"/>
          <w:szCs w:val="22"/>
        </w:rPr>
        <w:t xml:space="preserve">CONTRATANTE </w:t>
      </w:r>
      <w:r w:rsidRPr="00E44986">
        <w:rPr>
          <w:rFonts w:ascii="Arial" w:hAnsi="Arial" w:cs="Arial"/>
          <w:sz w:val="22"/>
          <w:szCs w:val="22"/>
        </w:rPr>
        <w:t>se reserva expresamente el derecho de reclamar</w:t>
      </w:r>
      <w:r w:rsidR="004C7FA9" w:rsidRPr="00E44986">
        <w:rPr>
          <w:rFonts w:ascii="Arial" w:hAnsi="Arial" w:cs="Arial"/>
          <w:sz w:val="22"/>
          <w:szCs w:val="22"/>
        </w:rPr>
        <w:t>,</w:t>
      </w:r>
      <w:r w:rsidRPr="00E44986">
        <w:rPr>
          <w:rFonts w:ascii="Arial" w:hAnsi="Arial" w:cs="Arial"/>
          <w:sz w:val="22"/>
          <w:szCs w:val="22"/>
        </w:rPr>
        <w:t xml:space="preserve"> por conducto de</w:t>
      </w:r>
      <w:r w:rsidR="00CE7973" w:rsidRPr="00E44986">
        <w:rPr>
          <w:rFonts w:ascii="Arial" w:hAnsi="Arial" w:cs="Arial"/>
          <w:sz w:val="22"/>
          <w:szCs w:val="22"/>
        </w:rPr>
        <w:t xml:space="preserve"> la</w:t>
      </w:r>
      <w:r w:rsidRPr="00E44986">
        <w:rPr>
          <w:rFonts w:ascii="Arial" w:hAnsi="Arial" w:cs="Arial"/>
          <w:sz w:val="22"/>
          <w:szCs w:val="22"/>
        </w:rPr>
        <w:t xml:space="preserve"> </w:t>
      </w:r>
      <w:r w:rsidR="00074298" w:rsidRPr="00E44986">
        <w:rPr>
          <w:rFonts w:ascii="Arial" w:hAnsi="Arial" w:cs="Arial"/>
          <w:sz w:val="22"/>
          <w:szCs w:val="22"/>
        </w:rPr>
        <w:t>SECRETARÍA</w:t>
      </w:r>
      <w:r w:rsidR="004C7FA9" w:rsidRPr="00E44986">
        <w:rPr>
          <w:rFonts w:ascii="Arial" w:hAnsi="Arial" w:cs="Arial"/>
          <w:sz w:val="22"/>
          <w:szCs w:val="22"/>
        </w:rPr>
        <w:t>,</w:t>
      </w:r>
      <w:r w:rsidRPr="00E44986">
        <w:rPr>
          <w:rFonts w:ascii="Arial" w:hAnsi="Arial" w:cs="Arial"/>
          <w:sz w:val="22"/>
          <w:szCs w:val="22"/>
        </w:rPr>
        <w:t xml:space="preserve"> los </w:t>
      </w:r>
      <w:r w:rsidR="00481C65" w:rsidRPr="00E44986">
        <w:rPr>
          <w:rFonts w:ascii="Arial" w:hAnsi="Arial" w:cs="Arial"/>
          <w:sz w:val="22"/>
          <w:szCs w:val="22"/>
        </w:rPr>
        <w:t xml:space="preserve">SERVICIOS </w:t>
      </w:r>
      <w:r w:rsidRPr="00E44986">
        <w:rPr>
          <w:rFonts w:ascii="Arial" w:hAnsi="Arial" w:cs="Arial"/>
          <w:sz w:val="22"/>
          <w:szCs w:val="22"/>
        </w:rPr>
        <w:t xml:space="preserve">mal prestados u omisiones en que haya incurrido el SUPERVISOR DE OBRA, hasta en tanto no se den por recibidos total o parcialmente dichos </w:t>
      </w:r>
      <w:r w:rsidR="00481C65" w:rsidRPr="00E44986">
        <w:rPr>
          <w:rFonts w:ascii="Arial" w:hAnsi="Arial" w:cs="Arial"/>
          <w:sz w:val="22"/>
          <w:szCs w:val="22"/>
        </w:rPr>
        <w:t xml:space="preserve">SERVICIOS </w:t>
      </w:r>
      <w:r w:rsidRPr="00E44986">
        <w:rPr>
          <w:rFonts w:ascii="Arial" w:hAnsi="Arial" w:cs="Arial"/>
          <w:sz w:val="22"/>
          <w:szCs w:val="22"/>
        </w:rPr>
        <w:t xml:space="preserve">y libere de responsabilidad al SUPERVISOR DE OBRA de los </w:t>
      </w:r>
      <w:r w:rsidR="003B5BA0" w:rsidRPr="00E44986">
        <w:rPr>
          <w:rFonts w:ascii="Arial" w:hAnsi="Arial" w:cs="Arial"/>
          <w:sz w:val="22"/>
          <w:szCs w:val="22"/>
        </w:rPr>
        <w:t xml:space="preserve">SERVICIOS </w:t>
      </w:r>
      <w:r w:rsidRPr="00E44986">
        <w:rPr>
          <w:rFonts w:ascii="Arial" w:hAnsi="Arial" w:cs="Arial"/>
          <w:sz w:val="22"/>
          <w:szCs w:val="22"/>
        </w:rPr>
        <w:t xml:space="preserve">mencionados. </w:t>
      </w:r>
      <w:r w:rsidR="00074298" w:rsidRPr="00E44986">
        <w:rPr>
          <w:rFonts w:ascii="Arial" w:hAnsi="Arial" w:cs="Arial"/>
          <w:sz w:val="22"/>
          <w:szCs w:val="22"/>
        </w:rPr>
        <w:t>La</w:t>
      </w:r>
      <w:r w:rsidRPr="00E44986">
        <w:rPr>
          <w:rFonts w:ascii="Arial" w:hAnsi="Arial" w:cs="Arial"/>
          <w:sz w:val="22"/>
          <w:szCs w:val="22"/>
        </w:rPr>
        <w:t xml:space="preserve"> </w:t>
      </w:r>
      <w:r w:rsidR="00074298" w:rsidRPr="00E44986">
        <w:rPr>
          <w:rFonts w:ascii="Arial" w:hAnsi="Arial" w:cs="Arial"/>
          <w:sz w:val="22"/>
          <w:szCs w:val="22"/>
        </w:rPr>
        <w:t xml:space="preserve">SECRETARÍA </w:t>
      </w:r>
      <w:r w:rsidRPr="00E44986">
        <w:rPr>
          <w:rFonts w:ascii="Arial" w:hAnsi="Arial" w:cs="Arial"/>
          <w:sz w:val="22"/>
          <w:szCs w:val="22"/>
        </w:rPr>
        <w:t xml:space="preserve">por su parte libera al </w:t>
      </w:r>
      <w:r w:rsidR="004C7FA9" w:rsidRPr="00E44986">
        <w:rPr>
          <w:rFonts w:ascii="Arial" w:hAnsi="Arial" w:cs="Arial"/>
          <w:sz w:val="22"/>
          <w:szCs w:val="22"/>
        </w:rPr>
        <w:t xml:space="preserve">CONTRATANTE </w:t>
      </w:r>
      <w:r w:rsidRPr="00E44986">
        <w:rPr>
          <w:rFonts w:ascii="Arial" w:hAnsi="Arial" w:cs="Arial"/>
          <w:sz w:val="22"/>
          <w:szCs w:val="22"/>
        </w:rPr>
        <w:t>de toda responsabilidad por lo establecido en el presente inciso.</w:t>
      </w:r>
      <w:r w:rsidR="001C796F" w:rsidRPr="00E44986">
        <w:rPr>
          <w:rFonts w:ascii="Arial" w:hAnsi="Arial" w:cs="Arial"/>
          <w:sz w:val="22"/>
          <w:szCs w:val="22"/>
        </w:rPr>
        <w:t xml:space="preserve"> </w:t>
      </w:r>
    </w:p>
    <w:p w14:paraId="2AD135D9" w14:textId="77777777" w:rsidR="00972296" w:rsidRPr="00A335BC" w:rsidRDefault="00972296" w:rsidP="00A335BC">
      <w:pPr>
        <w:pStyle w:val="Prrafodelista"/>
        <w:rPr>
          <w:rFonts w:ascii="Arial" w:hAnsi="Arial" w:cs="Arial"/>
          <w:sz w:val="22"/>
          <w:szCs w:val="22"/>
        </w:rPr>
      </w:pPr>
    </w:p>
    <w:p w14:paraId="370B8838" w14:textId="77777777" w:rsidR="00A1003C" w:rsidRPr="00A335BC" w:rsidRDefault="000639A7" w:rsidP="00A335BC">
      <w:pPr>
        <w:jc w:val="both"/>
        <w:rPr>
          <w:rFonts w:ascii="Arial" w:hAnsi="Arial" w:cs="Arial"/>
          <w:sz w:val="22"/>
          <w:szCs w:val="22"/>
        </w:rPr>
      </w:pPr>
      <w:r w:rsidRPr="00A335BC">
        <w:rPr>
          <w:rFonts w:ascii="Arial" w:hAnsi="Arial" w:cs="Arial"/>
          <w:b/>
          <w:sz w:val="22"/>
          <w:szCs w:val="22"/>
        </w:rPr>
        <w:t>SEXTA</w:t>
      </w:r>
      <w:r w:rsidR="00A1003C" w:rsidRPr="00A335BC">
        <w:rPr>
          <w:rFonts w:ascii="Arial" w:hAnsi="Arial" w:cs="Arial"/>
          <w:b/>
          <w:sz w:val="22"/>
          <w:szCs w:val="22"/>
        </w:rPr>
        <w:t>. GARANTÍA DE CUMPLIMIENTO</w:t>
      </w:r>
      <w:r w:rsidR="00A1003C" w:rsidRPr="00A335BC">
        <w:rPr>
          <w:rFonts w:ascii="Arial" w:hAnsi="Arial" w:cs="Arial"/>
          <w:sz w:val="22"/>
          <w:szCs w:val="22"/>
        </w:rPr>
        <w:t xml:space="preserve">.- El SUPERVISOR DE OBRA otorgará en favor del </w:t>
      </w:r>
      <w:r w:rsidR="004C7FA9" w:rsidRPr="00A335BC">
        <w:rPr>
          <w:rFonts w:ascii="Arial" w:hAnsi="Arial" w:cs="Arial"/>
          <w:sz w:val="22"/>
          <w:szCs w:val="22"/>
        </w:rPr>
        <w:t>CONTRATANTE</w:t>
      </w:r>
      <w:r w:rsidR="00A1003C" w:rsidRPr="00A335BC">
        <w:rPr>
          <w:rFonts w:ascii="Arial" w:hAnsi="Arial" w:cs="Arial"/>
          <w:sz w:val="22"/>
          <w:szCs w:val="22"/>
        </w:rPr>
        <w:t xml:space="preserve">, una fianza para garantizar el cumplimiento de las obligaciones derivadas de este </w:t>
      </w:r>
      <w:r w:rsidR="00820687" w:rsidRPr="00A335BC">
        <w:rPr>
          <w:rFonts w:ascii="Arial" w:hAnsi="Arial" w:cs="Arial"/>
          <w:sz w:val="22"/>
          <w:szCs w:val="22"/>
        </w:rPr>
        <w:lastRenderedPageBreak/>
        <w:t>Contrato</w:t>
      </w:r>
      <w:r w:rsidR="00A1003C" w:rsidRPr="00A335BC">
        <w:rPr>
          <w:rFonts w:ascii="Arial" w:hAnsi="Arial" w:cs="Arial"/>
          <w:sz w:val="22"/>
          <w:szCs w:val="22"/>
        </w:rPr>
        <w:t xml:space="preserve">, especialmente por lo que se refiera a la puntual y correcta ejecución de los </w:t>
      </w:r>
      <w:r w:rsidR="00481C65" w:rsidRPr="00A335BC">
        <w:rPr>
          <w:rFonts w:ascii="Arial" w:hAnsi="Arial" w:cs="Arial"/>
          <w:sz w:val="22"/>
          <w:szCs w:val="22"/>
        </w:rPr>
        <w:t>SERVICIOS</w:t>
      </w:r>
      <w:r w:rsidR="00A1003C" w:rsidRPr="00A335BC">
        <w:rPr>
          <w:rFonts w:ascii="Arial" w:hAnsi="Arial" w:cs="Arial"/>
          <w:sz w:val="22"/>
          <w:szCs w:val="22"/>
        </w:rPr>
        <w:t xml:space="preserve">, responsabilidades obrero-patronales, pago de lo indebido, pago de daños y perjuicios y cualquier otra obligación contraída en virtud del presente </w:t>
      </w:r>
      <w:r w:rsidR="00532854" w:rsidRPr="00A335BC">
        <w:rPr>
          <w:rFonts w:ascii="Arial" w:hAnsi="Arial" w:cs="Arial"/>
          <w:sz w:val="22"/>
          <w:szCs w:val="22"/>
        </w:rPr>
        <w:t>Contrato</w:t>
      </w:r>
      <w:r w:rsidR="00A1003C" w:rsidRPr="00A335BC">
        <w:rPr>
          <w:rFonts w:ascii="Arial" w:hAnsi="Arial" w:cs="Arial"/>
          <w:sz w:val="22"/>
          <w:szCs w:val="22"/>
        </w:rPr>
        <w:t>.</w:t>
      </w:r>
    </w:p>
    <w:p w14:paraId="5075A3A2" w14:textId="77777777" w:rsidR="00A1003C" w:rsidRPr="00A335BC" w:rsidRDefault="00A1003C" w:rsidP="00A335BC">
      <w:pPr>
        <w:jc w:val="both"/>
        <w:rPr>
          <w:rFonts w:ascii="Arial" w:hAnsi="Arial" w:cs="Arial"/>
          <w:sz w:val="22"/>
          <w:szCs w:val="22"/>
        </w:rPr>
      </w:pPr>
    </w:p>
    <w:p w14:paraId="4C136F25"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La póliza de fianza será por el 10% del importe total del presente </w:t>
      </w:r>
      <w:r w:rsidR="00532854" w:rsidRPr="00A335BC">
        <w:rPr>
          <w:rFonts w:ascii="Arial" w:hAnsi="Arial" w:cs="Arial"/>
          <w:sz w:val="22"/>
          <w:szCs w:val="22"/>
        </w:rPr>
        <w:t>Contrato</w:t>
      </w:r>
      <w:r w:rsidRPr="00A335BC">
        <w:rPr>
          <w:rFonts w:ascii="Arial" w:hAnsi="Arial" w:cs="Arial"/>
          <w:sz w:val="22"/>
          <w:szCs w:val="22"/>
        </w:rPr>
        <w:t xml:space="preserve"> incluyendo el I</w:t>
      </w:r>
      <w:r w:rsidR="00820687" w:rsidRPr="00A335BC">
        <w:rPr>
          <w:rFonts w:ascii="Arial" w:hAnsi="Arial" w:cs="Arial"/>
          <w:sz w:val="22"/>
          <w:szCs w:val="22"/>
        </w:rPr>
        <w:t xml:space="preserve">VA </w:t>
      </w:r>
      <w:r w:rsidRPr="00A335BC">
        <w:rPr>
          <w:rFonts w:ascii="Arial" w:hAnsi="Arial" w:cs="Arial"/>
          <w:sz w:val="22"/>
          <w:szCs w:val="22"/>
        </w:rPr>
        <w:t>y deberá ser otorgada por Institución Mexicana debidamente autorizada; la fianza deberá contener las declaraciones expresas de la Institución que la expida</w:t>
      </w:r>
      <w:r w:rsidR="008E14EE" w:rsidRPr="008E14EE">
        <w:rPr>
          <w:rFonts w:ascii="Arial" w:hAnsi="Arial" w:cs="Arial"/>
          <w:sz w:val="22"/>
          <w:szCs w:val="22"/>
        </w:rPr>
        <w:t xml:space="preserve"> </w:t>
      </w:r>
      <w:r w:rsidR="008E14EE" w:rsidRPr="00A335BC">
        <w:rPr>
          <w:rFonts w:ascii="Arial" w:hAnsi="Arial" w:cs="Arial"/>
          <w:sz w:val="22"/>
          <w:szCs w:val="22"/>
        </w:rPr>
        <w:t>siguientes</w:t>
      </w:r>
      <w:r w:rsidR="00FB3C61" w:rsidRPr="00A335BC">
        <w:rPr>
          <w:rFonts w:ascii="Arial" w:hAnsi="Arial" w:cs="Arial"/>
          <w:sz w:val="22"/>
          <w:szCs w:val="22"/>
        </w:rPr>
        <w:t>:</w:t>
      </w:r>
    </w:p>
    <w:p w14:paraId="209BAA7F" w14:textId="77777777" w:rsidR="00A1003C" w:rsidRPr="00A335BC" w:rsidRDefault="00A1003C" w:rsidP="00A335BC">
      <w:pPr>
        <w:rPr>
          <w:rFonts w:ascii="Arial" w:hAnsi="Arial" w:cs="Arial"/>
          <w:sz w:val="22"/>
          <w:szCs w:val="22"/>
        </w:rPr>
      </w:pPr>
    </w:p>
    <w:p w14:paraId="0EE88BA1" w14:textId="77777777" w:rsidR="00A1003C" w:rsidRPr="00A335BC" w:rsidRDefault="00A1003C" w:rsidP="00A335BC">
      <w:pPr>
        <w:pStyle w:val="Prrafodelista"/>
        <w:numPr>
          <w:ilvl w:val="0"/>
          <w:numId w:val="9"/>
        </w:numPr>
        <w:contextualSpacing/>
        <w:jc w:val="both"/>
        <w:rPr>
          <w:rFonts w:ascii="Arial" w:hAnsi="Arial" w:cs="Arial"/>
          <w:sz w:val="22"/>
          <w:szCs w:val="22"/>
        </w:rPr>
      </w:pPr>
      <w:r w:rsidRPr="00A335BC">
        <w:rPr>
          <w:rFonts w:ascii="Arial" w:hAnsi="Arial" w:cs="Arial"/>
          <w:sz w:val="22"/>
          <w:szCs w:val="22"/>
        </w:rPr>
        <w:t xml:space="preserve">Que </w:t>
      </w:r>
      <w:r w:rsidR="00252539" w:rsidRPr="00A335BC">
        <w:rPr>
          <w:rFonts w:ascii="Arial" w:hAnsi="Arial" w:cs="Arial"/>
          <w:sz w:val="22"/>
          <w:szCs w:val="22"/>
        </w:rPr>
        <w:t xml:space="preserve">la fianza </w:t>
      </w:r>
      <w:r w:rsidRPr="00A335BC">
        <w:rPr>
          <w:rFonts w:ascii="Arial" w:hAnsi="Arial" w:cs="Arial"/>
          <w:sz w:val="22"/>
          <w:szCs w:val="22"/>
        </w:rPr>
        <w:t xml:space="preserve">se otorga atendiendo a las estipulaciones contenidas en el presente </w:t>
      </w:r>
      <w:r w:rsidR="00820687" w:rsidRPr="00A335BC">
        <w:rPr>
          <w:rFonts w:ascii="Arial" w:hAnsi="Arial" w:cs="Arial"/>
          <w:sz w:val="22"/>
          <w:szCs w:val="22"/>
        </w:rPr>
        <w:t>Contrato</w:t>
      </w:r>
      <w:r w:rsidRPr="00A335BC">
        <w:rPr>
          <w:rFonts w:ascii="Arial" w:hAnsi="Arial" w:cs="Arial"/>
          <w:sz w:val="22"/>
          <w:szCs w:val="22"/>
        </w:rPr>
        <w:t>.</w:t>
      </w:r>
    </w:p>
    <w:p w14:paraId="0A414987" w14:textId="77777777" w:rsidR="00A1003C" w:rsidRPr="00A335BC" w:rsidRDefault="00A1003C" w:rsidP="00A335BC">
      <w:pPr>
        <w:jc w:val="both"/>
        <w:rPr>
          <w:rFonts w:ascii="Arial" w:hAnsi="Arial" w:cs="Arial"/>
          <w:sz w:val="22"/>
          <w:szCs w:val="22"/>
        </w:rPr>
      </w:pPr>
    </w:p>
    <w:p w14:paraId="05AE6FB4" w14:textId="77777777" w:rsidR="00A1003C" w:rsidRPr="00A335BC" w:rsidRDefault="00A1003C" w:rsidP="00A335BC">
      <w:pPr>
        <w:pStyle w:val="Prrafodelista"/>
        <w:numPr>
          <w:ilvl w:val="0"/>
          <w:numId w:val="9"/>
        </w:numPr>
        <w:contextualSpacing/>
        <w:jc w:val="both"/>
        <w:rPr>
          <w:rFonts w:ascii="Arial" w:hAnsi="Arial" w:cs="Arial"/>
          <w:sz w:val="22"/>
          <w:szCs w:val="22"/>
        </w:rPr>
      </w:pPr>
      <w:r w:rsidRPr="00A335BC">
        <w:rPr>
          <w:rFonts w:ascii="Arial" w:hAnsi="Arial" w:cs="Arial"/>
          <w:sz w:val="22"/>
          <w:szCs w:val="22"/>
        </w:rPr>
        <w:t xml:space="preserve">Que en el caso de que exista espera o se suspendan los </w:t>
      </w:r>
      <w:r w:rsidR="00481C65" w:rsidRPr="00A335BC">
        <w:rPr>
          <w:rFonts w:ascii="Arial" w:hAnsi="Arial" w:cs="Arial"/>
          <w:sz w:val="22"/>
          <w:szCs w:val="22"/>
        </w:rPr>
        <w:t>SERVICIOS</w:t>
      </w:r>
      <w:r w:rsidRPr="00A335BC">
        <w:rPr>
          <w:rFonts w:ascii="Arial" w:hAnsi="Arial" w:cs="Arial"/>
          <w:sz w:val="22"/>
          <w:szCs w:val="22"/>
        </w:rPr>
        <w:t xml:space="preserve">, </w:t>
      </w:r>
      <w:r w:rsidR="00252539" w:rsidRPr="00A335BC">
        <w:rPr>
          <w:rFonts w:ascii="Arial" w:hAnsi="Arial" w:cs="Arial"/>
          <w:sz w:val="22"/>
          <w:szCs w:val="22"/>
        </w:rPr>
        <w:t xml:space="preserve">la </w:t>
      </w:r>
      <w:r w:rsidRPr="00A335BC">
        <w:rPr>
          <w:rFonts w:ascii="Arial" w:hAnsi="Arial" w:cs="Arial"/>
          <w:sz w:val="22"/>
          <w:szCs w:val="22"/>
        </w:rPr>
        <w:t>vigencia</w:t>
      </w:r>
      <w:r w:rsidR="00252539" w:rsidRPr="00A335BC">
        <w:rPr>
          <w:rFonts w:ascii="Arial" w:hAnsi="Arial" w:cs="Arial"/>
          <w:sz w:val="22"/>
          <w:szCs w:val="22"/>
        </w:rPr>
        <w:t xml:space="preserve"> de la fianza</w:t>
      </w:r>
      <w:r w:rsidRPr="00A335BC">
        <w:rPr>
          <w:rFonts w:ascii="Arial" w:hAnsi="Arial" w:cs="Arial"/>
          <w:sz w:val="22"/>
          <w:szCs w:val="22"/>
        </w:rPr>
        <w:t xml:space="preserve"> quedará prorrogada en concordancia con dichos supuestos dilatorios.</w:t>
      </w:r>
    </w:p>
    <w:p w14:paraId="0FFFED96" w14:textId="77777777" w:rsidR="00A1003C" w:rsidRPr="00A335BC" w:rsidRDefault="00A1003C" w:rsidP="00A335BC">
      <w:pPr>
        <w:jc w:val="both"/>
        <w:rPr>
          <w:rFonts w:ascii="Arial" w:hAnsi="Arial" w:cs="Arial"/>
          <w:sz w:val="22"/>
          <w:szCs w:val="22"/>
        </w:rPr>
      </w:pPr>
    </w:p>
    <w:p w14:paraId="684A58E0" w14:textId="77777777" w:rsidR="00A1003C" w:rsidRPr="00A335BC" w:rsidRDefault="00A1003C" w:rsidP="00A335BC">
      <w:pPr>
        <w:pStyle w:val="Prrafodelista"/>
        <w:numPr>
          <w:ilvl w:val="0"/>
          <w:numId w:val="9"/>
        </w:numPr>
        <w:contextualSpacing/>
        <w:jc w:val="both"/>
        <w:rPr>
          <w:rFonts w:ascii="Arial" w:hAnsi="Arial" w:cs="Arial"/>
          <w:sz w:val="22"/>
          <w:szCs w:val="22"/>
        </w:rPr>
      </w:pPr>
      <w:r w:rsidRPr="00A335BC">
        <w:rPr>
          <w:rFonts w:ascii="Arial" w:hAnsi="Arial" w:cs="Arial"/>
          <w:sz w:val="22"/>
          <w:szCs w:val="22"/>
        </w:rPr>
        <w:t xml:space="preserve">Que garantiza la ejecución total de los </w:t>
      </w:r>
      <w:r w:rsidR="00481C65" w:rsidRPr="00A335BC">
        <w:rPr>
          <w:rFonts w:ascii="Arial" w:hAnsi="Arial" w:cs="Arial"/>
          <w:sz w:val="22"/>
          <w:szCs w:val="22"/>
        </w:rPr>
        <w:t xml:space="preserve">SERVICIOS </w:t>
      </w:r>
      <w:r w:rsidRPr="00A335BC">
        <w:rPr>
          <w:rFonts w:ascii="Arial" w:hAnsi="Arial" w:cs="Arial"/>
          <w:sz w:val="22"/>
          <w:szCs w:val="22"/>
        </w:rPr>
        <w:t xml:space="preserve">materia del </w:t>
      </w:r>
      <w:r w:rsidR="00820687" w:rsidRPr="00A335BC">
        <w:rPr>
          <w:rFonts w:ascii="Arial" w:hAnsi="Arial" w:cs="Arial"/>
          <w:sz w:val="22"/>
          <w:szCs w:val="22"/>
        </w:rPr>
        <w:t>Contrato</w:t>
      </w:r>
      <w:r w:rsidRPr="00A335BC">
        <w:rPr>
          <w:rFonts w:ascii="Arial" w:hAnsi="Arial" w:cs="Arial"/>
          <w:sz w:val="22"/>
          <w:szCs w:val="22"/>
        </w:rPr>
        <w:t xml:space="preserve">, aun cuando parte de ellos se subcontraten con la autorización previa y por escrito del </w:t>
      </w:r>
      <w:r w:rsidR="004A7ED3" w:rsidRPr="00A335BC">
        <w:rPr>
          <w:rFonts w:ascii="Arial" w:hAnsi="Arial" w:cs="Arial"/>
          <w:sz w:val="22"/>
          <w:szCs w:val="22"/>
        </w:rPr>
        <w:t>CONTRATANTE</w:t>
      </w:r>
      <w:r w:rsidR="00A1344C" w:rsidRPr="00A335BC">
        <w:rPr>
          <w:rFonts w:ascii="Arial" w:hAnsi="Arial" w:cs="Arial"/>
          <w:sz w:val="22"/>
          <w:szCs w:val="22"/>
        </w:rPr>
        <w:t xml:space="preserve">, </w:t>
      </w:r>
      <w:r w:rsidR="00074298" w:rsidRPr="00A335BC">
        <w:rPr>
          <w:rFonts w:ascii="Arial" w:hAnsi="Arial" w:cs="Arial"/>
          <w:sz w:val="22"/>
          <w:szCs w:val="22"/>
        </w:rPr>
        <w:t>la SECRETARÍA</w:t>
      </w:r>
      <w:r w:rsidR="00A1344C" w:rsidRPr="00A335BC">
        <w:rPr>
          <w:rFonts w:ascii="Arial" w:hAnsi="Arial" w:cs="Arial"/>
          <w:sz w:val="22"/>
          <w:szCs w:val="22"/>
        </w:rPr>
        <w:t xml:space="preserve"> </w:t>
      </w:r>
      <w:r w:rsidR="00074298" w:rsidRPr="00A335BC">
        <w:rPr>
          <w:rFonts w:ascii="Arial" w:hAnsi="Arial" w:cs="Arial"/>
          <w:sz w:val="22"/>
          <w:szCs w:val="22"/>
        </w:rPr>
        <w:t xml:space="preserve">y del </w:t>
      </w:r>
      <w:r w:rsidR="00A1344C" w:rsidRPr="00A335BC">
        <w:rPr>
          <w:rFonts w:ascii="Arial" w:hAnsi="Arial" w:cs="Arial"/>
          <w:sz w:val="22"/>
          <w:szCs w:val="22"/>
        </w:rPr>
        <w:t>FONDO</w:t>
      </w:r>
      <w:r w:rsidRPr="00A335BC">
        <w:rPr>
          <w:rFonts w:ascii="Arial" w:hAnsi="Arial" w:cs="Arial"/>
          <w:sz w:val="22"/>
          <w:szCs w:val="22"/>
        </w:rPr>
        <w:t>.</w:t>
      </w:r>
    </w:p>
    <w:p w14:paraId="07406ADC" w14:textId="77777777" w:rsidR="00A1003C" w:rsidRPr="00A335BC" w:rsidRDefault="00A1003C" w:rsidP="00A335BC">
      <w:pPr>
        <w:jc w:val="both"/>
        <w:rPr>
          <w:rFonts w:ascii="Arial" w:hAnsi="Arial" w:cs="Arial"/>
          <w:sz w:val="22"/>
          <w:szCs w:val="22"/>
        </w:rPr>
      </w:pPr>
    </w:p>
    <w:p w14:paraId="4D503976" w14:textId="77777777" w:rsidR="00A1003C" w:rsidRPr="00A335BC" w:rsidRDefault="00A1003C" w:rsidP="00A335BC">
      <w:pPr>
        <w:pStyle w:val="Prrafodelista"/>
        <w:numPr>
          <w:ilvl w:val="0"/>
          <w:numId w:val="9"/>
        </w:numPr>
        <w:contextualSpacing/>
        <w:jc w:val="both"/>
        <w:rPr>
          <w:rFonts w:ascii="Arial" w:hAnsi="Arial" w:cs="Arial"/>
          <w:sz w:val="22"/>
          <w:szCs w:val="22"/>
        </w:rPr>
      </w:pPr>
      <w:r w:rsidRPr="00A335BC">
        <w:rPr>
          <w:rFonts w:ascii="Arial" w:hAnsi="Arial" w:cs="Arial"/>
          <w:sz w:val="22"/>
          <w:szCs w:val="22"/>
        </w:rPr>
        <w:t xml:space="preserve">Que para cancelar la fianza, será requisito indispensable la solicitud expresa y por escrito del </w:t>
      </w:r>
      <w:r w:rsidR="004A7ED3" w:rsidRPr="00A335BC">
        <w:rPr>
          <w:rFonts w:ascii="Arial" w:hAnsi="Arial" w:cs="Arial"/>
          <w:sz w:val="22"/>
          <w:szCs w:val="22"/>
        </w:rPr>
        <w:t>CONTRATANTE</w:t>
      </w:r>
      <w:r w:rsidRPr="00A335BC">
        <w:rPr>
          <w:rFonts w:ascii="Arial" w:hAnsi="Arial" w:cs="Arial"/>
          <w:sz w:val="22"/>
          <w:szCs w:val="22"/>
        </w:rPr>
        <w:t>.</w:t>
      </w:r>
    </w:p>
    <w:p w14:paraId="19B93EE8" w14:textId="77777777" w:rsidR="00A1003C" w:rsidRPr="00A335BC" w:rsidRDefault="00A1003C" w:rsidP="00A335BC">
      <w:pPr>
        <w:pStyle w:val="Prrafodelista"/>
        <w:rPr>
          <w:rFonts w:ascii="Arial" w:hAnsi="Arial" w:cs="Arial"/>
          <w:sz w:val="22"/>
          <w:szCs w:val="22"/>
        </w:rPr>
      </w:pPr>
    </w:p>
    <w:p w14:paraId="72AF185B" w14:textId="77777777" w:rsidR="00A1003C" w:rsidRPr="00A335BC" w:rsidRDefault="00A1003C" w:rsidP="00A335BC">
      <w:pPr>
        <w:pStyle w:val="Prrafodelista"/>
        <w:numPr>
          <w:ilvl w:val="0"/>
          <w:numId w:val="9"/>
        </w:numPr>
        <w:contextualSpacing/>
        <w:jc w:val="both"/>
        <w:rPr>
          <w:rFonts w:ascii="Arial" w:hAnsi="Arial" w:cs="Arial"/>
          <w:sz w:val="22"/>
          <w:szCs w:val="22"/>
        </w:rPr>
      </w:pPr>
      <w:r w:rsidRPr="00A335BC">
        <w:rPr>
          <w:rFonts w:ascii="Arial" w:hAnsi="Arial" w:cs="Arial"/>
          <w:sz w:val="22"/>
          <w:szCs w:val="22"/>
        </w:rPr>
        <w:t xml:space="preserve">Que la Institución afianzadora acepta expresamente en sujetarse a lo preceptuado en los Artículos </w:t>
      </w:r>
      <w:r w:rsidR="00D80A7E" w:rsidRPr="00A335BC">
        <w:rPr>
          <w:rFonts w:ascii="Arial" w:hAnsi="Arial" w:cs="Arial"/>
          <w:sz w:val="22"/>
          <w:szCs w:val="22"/>
        </w:rPr>
        <w:t xml:space="preserve">279 </w:t>
      </w:r>
      <w:r w:rsidRPr="00A335BC">
        <w:rPr>
          <w:rFonts w:ascii="Arial" w:hAnsi="Arial" w:cs="Arial"/>
          <w:sz w:val="22"/>
          <w:szCs w:val="22"/>
        </w:rPr>
        <w:t xml:space="preserve">en relación con el </w:t>
      </w:r>
      <w:r w:rsidR="00304B01" w:rsidRPr="00A335BC">
        <w:rPr>
          <w:rFonts w:ascii="Arial" w:hAnsi="Arial" w:cs="Arial"/>
          <w:sz w:val="22"/>
          <w:szCs w:val="22"/>
        </w:rPr>
        <w:t>178</w:t>
      </w:r>
      <w:r w:rsidR="002B4D37" w:rsidRPr="00A335BC">
        <w:rPr>
          <w:rFonts w:ascii="Arial" w:hAnsi="Arial" w:cs="Arial"/>
          <w:sz w:val="22"/>
          <w:szCs w:val="22"/>
        </w:rPr>
        <w:t xml:space="preserve"> </w:t>
      </w:r>
      <w:r w:rsidRPr="00A335BC">
        <w:rPr>
          <w:rFonts w:ascii="Arial" w:hAnsi="Arial" w:cs="Arial"/>
          <w:sz w:val="22"/>
          <w:szCs w:val="22"/>
        </w:rPr>
        <w:t xml:space="preserve">de la Ley </w:t>
      </w:r>
      <w:r w:rsidR="00304B01" w:rsidRPr="00A335BC">
        <w:rPr>
          <w:rFonts w:ascii="Arial" w:hAnsi="Arial" w:cs="Arial"/>
          <w:sz w:val="22"/>
          <w:szCs w:val="22"/>
        </w:rPr>
        <w:t>de Instituciones de Seguros y de Fianzas,</w:t>
      </w:r>
      <w:r w:rsidRPr="00A335BC">
        <w:rPr>
          <w:rFonts w:ascii="Arial" w:hAnsi="Arial" w:cs="Arial"/>
          <w:sz w:val="22"/>
          <w:szCs w:val="22"/>
        </w:rPr>
        <w:t xml:space="preserve"> en vigor y renuncia a tos beneficios que </w:t>
      </w:r>
      <w:r w:rsidR="000D5A34" w:rsidRPr="00A335BC">
        <w:rPr>
          <w:rFonts w:ascii="Arial" w:hAnsi="Arial" w:cs="Arial"/>
          <w:sz w:val="22"/>
          <w:szCs w:val="22"/>
        </w:rPr>
        <w:t>l</w:t>
      </w:r>
      <w:r w:rsidRPr="00A335BC">
        <w:rPr>
          <w:rFonts w:ascii="Arial" w:hAnsi="Arial" w:cs="Arial"/>
          <w:sz w:val="22"/>
          <w:szCs w:val="22"/>
        </w:rPr>
        <w:t xml:space="preserve">e otorga el </w:t>
      </w:r>
      <w:r w:rsidR="000D5A34" w:rsidRPr="00A335BC">
        <w:rPr>
          <w:rFonts w:ascii="Arial" w:hAnsi="Arial" w:cs="Arial"/>
          <w:sz w:val="22"/>
          <w:szCs w:val="22"/>
        </w:rPr>
        <w:t>Artículo</w:t>
      </w:r>
      <w:r w:rsidRPr="00A335BC">
        <w:rPr>
          <w:rFonts w:ascii="Arial" w:hAnsi="Arial" w:cs="Arial"/>
          <w:sz w:val="22"/>
          <w:szCs w:val="22"/>
        </w:rPr>
        <w:t xml:space="preserve"> </w:t>
      </w:r>
      <w:r w:rsidR="002B4D37" w:rsidRPr="00A335BC">
        <w:rPr>
          <w:rFonts w:ascii="Arial" w:hAnsi="Arial" w:cs="Arial"/>
          <w:sz w:val="22"/>
          <w:szCs w:val="22"/>
        </w:rPr>
        <w:t xml:space="preserve"> 179 </w:t>
      </w:r>
      <w:r w:rsidRPr="00A335BC">
        <w:rPr>
          <w:rFonts w:ascii="Arial" w:hAnsi="Arial" w:cs="Arial"/>
          <w:sz w:val="22"/>
          <w:szCs w:val="22"/>
        </w:rPr>
        <w:t>de la propia Ley.</w:t>
      </w:r>
    </w:p>
    <w:p w14:paraId="42463F3D" w14:textId="77777777" w:rsidR="00A1003C" w:rsidRPr="00A335BC" w:rsidRDefault="00A1003C" w:rsidP="00A335BC">
      <w:pPr>
        <w:jc w:val="center"/>
        <w:rPr>
          <w:rFonts w:ascii="Arial" w:hAnsi="Arial" w:cs="Arial"/>
          <w:sz w:val="22"/>
          <w:szCs w:val="22"/>
        </w:rPr>
      </w:pPr>
    </w:p>
    <w:p w14:paraId="1BF4DB75"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La fianza se cancelará cuando el</w:t>
      </w:r>
      <w:r w:rsidR="00873B57" w:rsidRPr="00A335BC">
        <w:rPr>
          <w:rFonts w:ascii="Arial" w:hAnsi="Arial" w:cs="Arial"/>
          <w:sz w:val="22"/>
          <w:szCs w:val="22"/>
        </w:rPr>
        <w:t xml:space="preserve"> SUPERVISOR DE OBRA</w:t>
      </w:r>
      <w:r w:rsidRPr="00A335BC">
        <w:rPr>
          <w:rFonts w:ascii="Arial" w:hAnsi="Arial" w:cs="Arial"/>
          <w:sz w:val="22"/>
          <w:szCs w:val="22"/>
        </w:rPr>
        <w:t xml:space="preserve"> haya </w:t>
      </w:r>
      <w:r w:rsidR="00873B57" w:rsidRPr="00A335BC">
        <w:rPr>
          <w:rFonts w:ascii="Arial" w:hAnsi="Arial" w:cs="Arial"/>
          <w:sz w:val="22"/>
          <w:szCs w:val="22"/>
        </w:rPr>
        <w:t xml:space="preserve">cumplido con todas y cada una de las obligaciones que le derivan de este Contrato y hayan </w:t>
      </w:r>
      <w:r w:rsidRPr="00A335BC">
        <w:rPr>
          <w:rFonts w:ascii="Arial" w:hAnsi="Arial" w:cs="Arial"/>
          <w:sz w:val="22"/>
          <w:szCs w:val="22"/>
        </w:rPr>
        <w:t xml:space="preserve">constituido y entregado al </w:t>
      </w:r>
      <w:r w:rsidR="00FE5470" w:rsidRPr="00A335BC">
        <w:rPr>
          <w:rFonts w:ascii="Arial" w:hAnsi="Arial" w:cs="Arial"/>
          <w:sz w:val="22"/>
          <w:szCs w:val="22"/>
        </w:rPr>
        <w:t xml:space="preserve">CONTRATANTE </w:t>
      </w:r>
      <w:r w:rsidRPr="00A335BC">
        <w:rPr>
          <w:rFonts w:ascii="Arial" w:hAnsi="Arial" w:cs="Arial"/>
          <w:sz w:val="22"/>
          <w:szCs w:val="22"/>
        </w:rPr>
        <w:t xml:space="preserve">la garantía de </w:t>
      </w:r>
      <w:r w:rsidR="00481C65" w:rsidRPr="00A335BC">
        <w:rPr>
          <w:rFonts w:ascii="Arial" w:hAnsi="Arial" w:cs="Arial"/>
          <w:sz w:val="22"/>
          <w:szCs w:val="22"/>
        </w:rPr>
        <w:t xml:space="preserve">SERVICIOS </w:t>
      </w:r>
      <w:r w:rsidRPr="00A335BC">
        <w:rPr>
          <w:rFonts w:ascii="Arial" w:hAnsi="Arial" w:cs="Arial"/>
          <w:sz w:val="22"/>
          <w:szCs w:val="22"/>
        </w:rPr>
        <w:t xml:space="preserve">mal prestados, omisiones, defectos, vicios ocultos y cualquier otra responsabilidad en que </w:t>
      </w:r>
      <w:r w:rsidR="00CE30C7" w:rsidRPr="00A335BC">
        <w:rPr>
          <w:rFonts w:ascii="Arial" w:hAnsi="Arial" w:cs="Arial"/>
          <w:sz w:val="22"/>
          <w:szCs w:val="22"/>
        </w:rPr>
        <w:t>i</w:t>
      </w:r>
      <w:r w:rsidRPr="00A335BC">
        <w:rPr>
          <w:rFonts w:ascii="Arial" w:hAnsi="Arial" w:cs="Arial"/>
          <w:sz w:val="22"/>
          <w:szCs w:val="22"/>
        </w:rPr>
        <w:t xml:space="preserve">ncurra el SUPERVISOR DE OBRA a que se hace referencia en la Cláusula </w:t>
      </w:r>
      <w:r w:rsidR="00CE30C7" w:rsidRPr="00A335BC">
        <w:rPr>
          <w:rFonts w:ascii="Arial" w:hAnsi="Arial" w:cs="Arial"/>
          <w:sz w:val="22"/>
          <w:szCs w:val="22"/>
        </w:rPr>
        <w:t xml:space="preserve">Séptima </w:t>
      </w:r>
      <w:r w:rsidRPr="00A335BC">
        <w:rPr>
          <w:rFonts w:ascii="Arial" w:hAnsi="Arial" w:cs="Arial"/>
          <w:sz w:val="22"/>
          <w:szCs w:val="22"/>
        </w:rPr>
        <w:t xml:space="preserve">de este </w:t>
      </w:r>
      <w:r w:rsidR="00B925A3" w:rsidRPr="00A335BC">
        <w:rPr>
          <w:rFonts w:ascii="Arial" w:hAnsi="Arial" w:cs="Arial"/>
          <w:sz w:val="22"/>
          <w:szCs w:val="22"/>
        </w:rPr>
        <w:t>Contrato</w:t>
      </w:r>
      <w:r w:rsidRPr="00A335BC">
        <w:rPr>
          <w:rFonts w:ascii="Arial" w:hAnsi="Arial" w:cs="Arial"/>
          <w:sz w:val="22"/>
          <w:szCs w:val="22"/>
        </w:rPr>
        <w:t xml:space="preserve">, previa conformidad </w:t>
      </w:r>
      <w:r w:rsidR="00873B57" w:rsidRPr="00A335BC">
        <w:rPr>
          <w:rFonts w:ascii="Arial" w:hAnsi="Arial" w:cs="Arial"/>
          <w:sz w:val="22"/>
          <w:szCs w:val="22"/>
        </w:rPr>
        <w:t xml:space="preserve">por escrito </w:t>
      </w:r>
      <w:r w:rsidRPr="00A335BC">
        <w:rPr>
          <w:rFonts w:ascii="Arial" w:hAnsi="Arial" w:cs="Arial"/>
          <w:sz w:val="22"/>
          <w:szCs w:val="22"/>
        </w:rPr>
        <w:t xml:space="preserve">del </w:t>
      </w:r>
      <w:r w:rsidR="00FE5470" w:rsidRPr="00A335BC">
        <w:rPr>
          <w:rFonts w:ascii="Arial" w:hAnsi="Arial" w:cs="Arial"/>
          <w:sz w:val="22"/>
          <w:szCs w:val="22"/>
        </w:rPr>
        <w:t>CONTRATANTE</w:t>
      </w:r>
      <w:r w:rsidRPr="00A335BC">
        <w:rPr>
          <w:rFonts w:ascii="Arial" w:hAnsi="Arial" w:cs="Arial"/>
          <w:sz w:val="22"/>
          <w:szCs w:val="22"/>
        </w:rPr>
        <w:t>.</w:t>
      </w:r>
    </w:p>
    <w:p w14:paraId="1B93D83F" w14:textId="77777777" w:rsidR="00A1003C" w:rsidRPr="00A335BC" w:rsidRDefault="00A1003C" w:rsidP="00A335BC">
      <w:pPr>
        <w:jc w:val="both"/>
        <w:rPr>
          <w:rFonts w:ascii="Arial" w:hAnsi="Arial" w:cs="Arial"/>
          <w:sz w:val="22"/>
          <w:szCs w:val="22"/>
        </w:rPr>
      </w:pPr>
    </w:p>
    <w:p w14:paraId="11DB99F8" w14:textId="77777777" w:rsidR="00074298" w:rsidRPr="00A335BC" w:rsidRDefault="00873B57" w:rsidP="00A335BC">
      <w:pPr>
        <w:pStyle w:val="Sinespaciado"/>
        <w:jc w:val="both"/>
        <w:rPr>
          <w:rFonts w:ascii="Arial" w:hAnsi="Arial" w:cs="Arial"/>
          <w:sz w:val="22"/>
          <w:szCs w:val="22"/>
        </w:rPr>
      </w:pPr>
      <w:r w:rsidRPr="00A335BC">
        <w:rPr>
          <w:rFonts w:ascii="Arial" w:hAnsi="Arial" w:cs="Arial"/>
          <w:sz w:val="22"/>
          <w:szCs w:val="22"/>
        </w:rPr>
        <w:t xml:space="preserve">Mientras </w:t>
      </w:r>
      <w:r w:rsidR="00E97A89" w:rsidRPr="00A335BC">
        <w:rPr>
          <w:rFonts w:ascii="Arial" w:hAnsi="Arial" w:cs="Arial"/>
          <w:sz w:val="22"/>
          <w:szCs w:val="22"/>
        </w:rPr>
        <w:t>el SUPERVISOR DE OBRA</w:t>
      </w:r>
      <w:r w:rsidRPr="00A335BC">
        <w:rPr>
          <w:rFonts w:ascii="Arial" w:hAnsi="Arial" w:cs="Arial"/>
          <w:sz w:val="22"/>
          <w:szCs w:val="22"/>
        </w:rPr>
        <w:t xml:space="preserve"> no entregue la póliza de fianza al </w:t>
      </w:r>
      <w:r w:rsidR="00074298" w:rsidRPr="00A335BC">
        <w:rPr>
          <w:rFonts w:ascii="Arial" w:hAnsi="Arial" w:cs="Arial"/>
          <w:sz w:val="22"/>
          <w:szCs w:val="22"/>
        </w:rPr>
        <w:t>CONTRATANTE</w:t>
      </w:r>
      <w:r w:rsidRPr="00A335BC">
        <w:rPr>
          <w:rFonts w:ascii="Arial" w:hAnsi="Arial" w:cs="Arial"/>
          <w:sz w:val="22"/>
          <w:szCs w:val="22"/>
        </w:rPr>
        <w:t xml:space="preserve">, éste no estará obligado a hacer pago alguno </w:t>
      </w:r>
      <w:r w:rsidR="000D168D" w:rsidRPr="00A335BC">
        <w:rPr>
          <w:rFonts w:ascii="Arial" w:hAnsi="Arial" w:cs="Arial"/>
          <w:sz w:val="22"/>
          <w:szCs w:val="22"/>
        </w:rPr>
        <w:t>a favor del SUPERVISOR DE OBRA.</w:t>
      </w:r>
    </w:p>
    <w:p w14:paraId="30AE7199" w14:textId="77777777" w:rsidR="006159BF" w:rsidRPr="00A335BC" w:rsidRDefault="006159BF" w:rsidP="00A335BC">
      <w:pPr>
        <w:jc w:val="both"/>
        <w:rPr>
          <w:rFonts w:ascii="Arial" w:hAnsi="Arial" w:cs="Arial"/>
          <w:b/>
          <w:sz w:val="22"/>
          <w:szCs w:val="22"/>
        </w:rPr>
      </w:pPr>
    </w:p>
    <w:p w14:paraId="2F48BE65" w14:textId="77777777" w:rsidR="00A1003C" w:rsidRPr="00A335BC" w:rsidRDefault="000639A7" w:rsidP="00A335BC">
      <w:pPr>
        <w:jc w:val="both"/>
        <w:rPr>
          <w:rFonts w:ascii="Arial" w:hAnsi="Arial" w:cs="Arial"/>
          <w:sz w:val="22"/>
          <w:szCs w:val="22"/>
        </w:rPr>
      </w:pPr>
      <w:r w:rsidRPr="00A335BC">
        <w:rPr>
          <w:rFonts w:ascii="Arial" w:hAnsi="Arial" w:cs="Arial"/>
          <w:b/>
          <w:sz w:val="22"/>
          <w:szCs w:val="22"/>
        </w:rPr>
        <w:t>SÉPTIMA</w:t>
      </w:r>
      <w:r w:rsidR="00A1003C" w:rsidRPr="00A335BC">
        <w:rPr>
          <w:rFonts w:ascii="Arial" w:hAnsi="Arial" w:cs="Arial"/>
          <w:b/>
          <w:sz w:val="22"/>
          <w:szCs w:val="22"/>
        </w:rPr>
        <w:t>. GARANTÍA POR SERVICIOS MAL PRESTADOS, OMISIONES, DEFECTOS, VICIOS OCULTOS Y CUALQUIER OTRA RESPONSABILIDAD EN QUE INCURRA EL SUPERVISOR DE OBRA.</w:t>
      </w:r>
      <w:r w:rsidR="00074298" w:rsidRPr="00A335BC">
        <w:rPr>
          <w:rFonts w:ascii="Arial" w:hAnsi="Arial" w:cs="Arial"/>
          <w:sz w:val="22"/>
          <w:szCs w:val="22"/>
        </w:rPr>
        <w:t xml:space="preserve"> </w:t>
      </w:r>
      <w:r w:rsidR="00A1003C" w:rsidRPr="00A335BC">
        <w:rPr>
          <w:rFonts w:ascii="Arial" w:hAnsi="Arial" w:cs="Arial"/>
          <w:sz w:val="22"/>
          <w:szCs w:val="22"/>
        </w:rPr>
        <w:t xml:space="preserve">Concluidos los </w:t>
      </w:r>
      <w:r w:rsidR="00481C65" w:rsidRPr="00A335BC">
        <w:rPr>
          <w:rFonts w:ascii="Arial" w:hAnsi="Arial" w:cs="Arial"/>
          <w:sz w:val="22"/>
          <w:szCs w:val="22"/>
        </w:rPr>
        <w:t>SERVICIOS</w:t>
      </w:r>
      <w:r w:rsidR="00A1003C" w:rsidRPr="00A335BC">
        <w:rPr>
          <w:rFonts w:ascii="Arial" w:hAnsi="Arial" w:cs="Arial"/>
          <w:sz w:val="22"/>
          <w:szCs w:val="22"/>
        </w:rPr>
        <w:t xml:space="preserve">, el SUPERVISOR DE OBRA quedará obligado frente al </w:t>
      </w:r>
      <w:r w:rsidR="00FE5470" w:rsidRPr="00A335BC">
        <w:rPr>
          <w:rFonts w:ascii="Arial" w:hAnsi="Arial" w:cs="Arial"/>
          <w:sz w:val="22"/>
          <w:szCs w:val="22"/>
        </w:rPr>
        <w:t xml:space="preserve">CONTRATANTE </w:t>
      </w:r>
      <w:r w:rsidR="00A1003C" w:rsidRPr="00A335BC">
        <w:rPr>
          <w:rFonts w:ascii="Arial" w:hAnsi="Arial" w:cs="Arial"/>
          <w:sz w:val="22"/>
          <w:szCs w:val="22"/>
        </w:rPr>
        <w:t xml:space="preserve">a responder de los </w:t>
      </w:r>
      <w:r w:rsidR="00592701" w:rsidRPr="00A335BC">
        <w:rPr>
          <w:rFonts w:ascii="Arial" w:hAnsi="Arial" w:cs="Arial"/>
          <w:sz w:val="22"/>
          <w:szCs w:val="22"/>
        </w:rPr>
        <w:t xml:space="preserve">SERVICIOS </w:t>
      </w:r>
      <w:r w:rsidR="00A1003C" w:rsidRPr="00A335BC">
        <w:rPr>
          <w:rFonts w:ascii="Arial" w:hAnsi="Arial" w:cs="Arial"/>
          <w:sz w:val="22"/>
          <w:szCs w:val="22"/>
        </w:rPr>
        <w:t>cuando hub</w:t>
      </w:r>
      <w:r w:rsidR="00FE5470" w:rsidRPr="00A335BC">
        <w:rPr>
          <w:rFonts w:ascii="Arial" w:hAnsi="Arial" w:cs="Arial"/>
          <w:sz w:val="22"/>
          <w:szCs w:val="22"/>
        </w:rPr>
        <w:t xml:space="preserve">iere omitido información alguna o </w:t>
      </w:r>
      <w:r w:rsidR="00CE30C7" w:rsidRPr="00A335BC">
        <w:rPr>
          <w:rFonts w:ascii="Arial" w:hAnsi="Arial" w:cs="Arial"/>
          <w:sz w:val="22"/>
          <w:szCs w:val="22"/>
        </w:rPr>
        <w:t xml:space="preserve">los </w:t>
      </w:r>
      <w:r w:rsidR="00592701" w:rsidRPr="00A335BC">
        <w:rPr>
          <w:rFonts w:ascii="Arial" w:hAnsi="Arial" w:cs="Arial"/>
          <w:sz w:val="22"/>
          <w:szCs w:val="22"/>
        </w:rPr>
        <w:t xml:space="preserve">SERVICIOS </w:t>
      </w:r>
      <w:r w:rsidR="00873B57" w:rsidRPr="00A335BC">
        <w:rPr>
          <w:rFonts w:ascii="Arial" w:hAnsi="Arial" w:cs="Arial"/>
          <w:sz w:val="22"/>
          <w:szCs w:val="22"/>
        </w:rPr>
        <w:t xml:space="preserve">que </w:t>
      </w:r>
      <w:r w:rsidR="00FE5470" w:rsidRPr="00A335BC">
        <w:rPr>
          <w:rFonts w:ascii="Arial" w:hAnsi="Arial" w:cs="Arial"/>
          <w:sz w:val="22"/>
          <w:szCs w:val="22"/>
        </w:rPr>
        <w:t>no</w:t>
      </w:r>
      <w:r w:rsidR="00A1003C" w:rsidRPr="00A335BC">
        <w:rPr>
          <w:rFonts w:ascii="Arial" w:hAnsi="Arial" w:cs="Arial"/>
          <w:sz w:val="22"/>
          <w:szCs w:val="22"/>
        </w:rPr>
        <w:t xml:space="preserve"> hayan sido prestados en los términos pactados</w:t>
      </w:r>
      <w:r w:rsidR="00FE5470" w:rsidRPr="00A335BC">
        <w:rPr>
          <w:rFonts w:ascii="Arial" w:hAnsi="Arial" w:cs="Arial"/>
          <w:sz w:val="22"/>
          <w:szCs w:val="22"/>
        </w:rPr>
        <w:t>;</w:t>
      </w:r>
      <w:r w:rsidR="00A1003C" w:rsidRPr="00A335BC">
        <w:rPr>
          <w:rFonts w:ascii="Arial" w:hAnsi="Arial" w:cs="Arial"/>
          <w:sz w:val="22"/>
          <w:szCs w:val="22"/>
        </w:rPr>
        <w:t xml:space="preserve"> así </w:t>
      </w:r>
      <w:r w:rsidR="00873B57" w:rsidRPr="00A335BC">
        <w:rPr>
          <w:rFonts w:ascii="Arial" w:hAnsi="Arial" w:cs="Arial"/>
          <w:sz w:val="22"/>
          <w:szCs w:val="22"/>
        </w:rPr>
        <w:t xml:space="preserve">como </w:t>
      </w:r>
      <w:r w:rsidR="00A1003C" w:rsidRPr="00A335BC">
        <w:rPr>
          <w:rFonts w:ascii="Arial" w:hAnsi="Arial" w:cs="Arial"/>
          <w:sz w:val="22"/>
          <w:szCs w:val="22"/>
        </w:rPr>
        <w:t>a responder d</w:t>
      </w:r>
      <w:r w:rsidR="00293C9D" w:rsidRPr="00A335BC">
        <w:rPr>
          <w:rFonts w:ascii="Arial" w:hAnsi="Arial" w:cs="Arial"/>
          <w:sz w:val="22"/>
          <w:szCs w:val="22"/>
        </w:rPr>
        <w:t>e</w:t>
      </w:r>
      <w:r w:rsidR="00A1003C" w:rsidRPr="00A335BC">
        <w:rPr>
          <w:rFonts w:ascii="Arial" w:hAnsi="Arial" w:cs="Arial"/>
          <w:sz w:val="22"/>
          <w:szCs w:val="22"/>
        </w:rPr>
        <w:t xml:space="preserve"> los defectos que resultaren en la misma, de los vicios ocultos, y de cualquier otra responsabilidad en que hubiere incurrido respecto a los </w:t>
      </w:r>
      <w:r w:rsidR="00592701" w:rsidRPr="00A335BC">
        <w:rPr>
          <w:rFonts w:ascii="Arial" w:hAnsi="Arial" w:cs="Arial"/>
          <w:sz w:val="22"/>
          <w:szCs w:val="22"/>
        </w:rPr>
        <w:t xml:space="preserve">SERVICIOS </w:t>
      </w:r>
      <w:r w:rsidR="00FE5470" w:rsidRPr="00A335BC">
        <w:rPr>
          <w:rFonts w:ascii="Arial" w:hAnsi="Arial" w:cs="Arial"/>
          <w:sz w:val="22"/>
          <w:szCs w:val="22"/>
        </w:rPr>
        <w:t xml:space="preserve">materia </w:t>
      </w:r>
      <w:r w:rsidR="00A1003C" w:rsidRPr="00A335BC">
        <w:rPr>
          <w:rFonts w:ascii="Arial" w:hAnsi="Arial" w:cs="Arial"/>
          <w:sz w:val="22"/>
          <w:szCs w:val="22"/>
        </w:rPr>
        <w:t xml:space="preserve">de este </w:t>
      </w:r>
      <w:r w:rsidR="00532854" w:rsidRPr="00A335BC">
        <w:rPr>
          <w:rFonts w:ascii="Arial" w:hAnsi="Arial" w:cs="Arial"/>
          <w:sz w:val="22"/>
          <w:szCs w:val="22"/>
        </w:rPr>
        <w:t>Contrato</w:t>
      </w:r>
      <w:r w:rsidR="00A1003C" w:rsidRPr="00A335BC">
        <w:rPr>
          <w:rFonts w:ascii="Arial" w:hAnsi="Arial" w:cs="Arial"/>
          <w:sz w:val="22"/>
          <w:szCs w:val="22"/>
        </w:rPr>
        <w:t xml:space="preserve">, por lo que previamente a la recepción de los </w:t>
      </w:r>
      <w:r w:rsidR="00592701" w:rsidRPr="00A335BC">
        <w:rPr>
          <w:rFonts w:ascii="Arial" w:hAnsi="Arial" w:cs="Arial"/>
          <w:sz w:val="22"/>
          <w:szCs w:val="22"/>
        </w:rPr>
        <w:t>SERVICIOS</w:t>
      </w:r>
      <w:r w:rsidR="00A1003C" w:rsidRPr="00A335BC">
        <w:rPr>
          <w:rFonts w:ascii="Arial" w:hAnsi="Arial" w:cs="Arial"/>
          <w:sz w:val="22"/>
          <w:szCs w:val="22"/>
        </w:rPr>
        <w:t xml:space="preserve">, el SUPERVISOR DE OBRA deberá otorgar a favor del </w:t>
      </w:r>
      <w:r w:rsidR="00FE5470" w:rsidRPr="00A335BC">
        <w:rPr>
          <w:rFonts w:ascii="Arial" w:hAnsi="Arial" w:cs="Arial"/>
          <w:sz w:val="22"/>
          <w:szCs w:val="22"/>
        </w:rPr>
        <w:t xml:space="preserve">CONTRATANTE </w:t>
      </w:r>
      <w:r w:rsidR="00A1003C" w:rsidRPr="00A335BC">
        <w:rPr>
          <w:rFonts w:ascii="Arial" w:hAnsi="Arial" w:cs="Arial"/>
          <w:sz w:val="22"/>
          <w:szCs w:val="22"/>
        </w:rPr>
        <w:t xml:space="preserve">una fianza por un término de </w:t>
      </w:r>
      <w:r w:rsidR="00FE5470" w:rsidRPr="00A335BC">
        <w:rPr>
          <w:rFonts w:ascii="Arial" w:hAnsi="Arial" w:cs="Arial"/>
          <w:sz w:val="22"/>
          <w:szCs w:val="22"/>
        </w:rPr>
        <w:t xml:space="preserve">(12) </w:t>
      </w:r>
      <w:r w:rsidR="00A1003C" w:rsidRPr="00A335BC">
        <w:rPr>
          <w:rFonts w:ascii="Arial" w:hAnsi="Arial" w:cs="Arial"/>
          <w:sz w:val="22"/>
          <w:szCs w:val="22"/>
        </w:rPr>
        <w:t xml:space="preserve">doce meses, por el equivalente al 10% (diez por ciento) del monto total de los </w:t>
      </w:r>
      <w:r w:rsidR="00481C65" w:rsidRPr="00A335BC">
        <w:rPr>
          <w:rFonts w:ascii="Arial" w:hAnsi="Arial" w:cs="Arial"/>
          <w:sz w:val="22"/>
          <w:szCs w:val="22"/>
        </w:rPr>
        <w:t>SERVICIOS</w:t>
      </w:r>
      <w:r w:rsidR="00A1003C" w:rsidRPr="00A335BC">
        <w:rPr>
          <w:rFonts w:ascii="Arial" w:hAnsi="Arial" w:cs="Arial"/>
          <w:sz w:val="22"/>
          <w:szCs w:val="22"/>
        </w:rPr>
        <w:t xml:space="preserve"> de supervisión</w:t>
      </w:r>
      <w:r w:rsidR="00FE5470" w:rsidRPr="00A335BC">
        <w:rPr>
          <w:rFonts w:ascii="Arial" w:hAnsi="Arial" w:cs="Arial"/>
          <w:sz w:val="22"/>
          <w:szCs w:val="22"/>
        </w:rPr>
        <w:t>,</w:t>
      </w:r>
      <w:r w:rsidR="00A1003C" w:rsidRPr="00A335BC">
        <w:rPr>
          <w:rFonts w:ascii="Arial" w:hAnsi="Arial" w:cs="Arial"/>
          <w:sz w:val="22"/>
          <w:szCs w:val="22"/>
        </w:rPr>
        <w:t xml:space="preserve"> a efecto de garantizar las obligaciones previstas en la presente Cláusula.</w:t>
      </w:r>
    </w:p>
    <w:p w14:paraId="14BCEAEE" w14:textId="77777777" w:rsidR="00A1003C" w:rsidRPr="00A335BC" w:rsidRDefault="00A1003C" w:rsidP="00A335BC">
      <w:pPr>
        <w:rPr>
          <w:rFonts w:ascii="Arial" w:hAnsi="Arial" w:cs="Arial"/>
          <w:sz w:val="22"/>
          <w:szCs w:val="22"/>
        </w:rPr>
      </w:pPr>
    </w:p>
    <w:p w14:paraId="2E8D75D1"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La reposición de las omisiones o de los </w:t>
      </w:r>
      <w:r w:rsidR="00592701" w:rsidRPr="00A335BC">
        <w:rPr>
          <w:rFonts w:ascii="Arial" w:hAnsi="Arial" w:cs="Arial"/>
          <w:sz w:val="22"/>
          <w:szCs w:val="22"/>
        </w:rPr>
        <w:t xml:space="preserve">SERVICIOS </w:t>
      </w:r>
      <w:r w:rsidRPr="00A335BC">
        <w:rPr>
          <w:rFonts w:ascii="Arial" w:hAnsi="Arial" w:cs="Arial"/>
          <w:sz w:val="22"/>
          <w:szCs w:val="22"/>
        </w:rPr>
        <w:t xml:space="preserve">prestados, se hará por cuenta del SUPERVISOR DE OBRA sin que tenga derecho a retribución por ello. En caso de que el SUPERVISOR DE OBRA no </w:t>
      </w:r>
      <w:r w:rsidRPr="00A335BC">
        <w:rPr>
          <w:rFonts w:ascii="Arial" w:hAnsi="Arial" w:cs="Arial"/>
          <w:sz w:val="22"/>
          <w:szCs w:val="22"/>
        </w:rPr>
        <w:lastRenderedPageBreak/>
        <w:t>atendiere los requerimientos que se te efectúen, se procede a hacer efectiva la garantía correspondiente.</w:t>
      </w:r>
    </w:p>
    <w:p w14:paraId="03EDA61A" w14:textId="77777777" w:rsidR="00A1003C" w:rsidRPr="00A335BC" w:rsidRDefault="00A1003C" w:rsidP="00A335BC">
      <w:pPr>
        <w:rPr>
          <w:rFonts w:ascii="Arial" w:hAnsi="Arial" w:cs="Arial"/>
          <w:sz w:val="22"/>
          <w:szCs w:val="22"/>
        </w:rPr>
      </w:pPr>
    </w:p>
    <w:p w14:paraId="4F09D862" w14:textId="77777777" w:rsidR="00A1003C" w:rsidRPr="00A335BC" w:rsidRDefault="000639A7" w:rsidP="00A335BC">
      <w:pPr>
        <w:jc w:val="both"/>
        <w:rPr>
          <w:rFonts w:ascii="Arial" w:hAnsi="Arial" w:cs="Arial"/>
          <w:sz w:val="22"/>
          <w:szCs w:val="22"/>
        </w:rPr>
      </w:pPr>
      <w:r w:rsidRPr="00A335BC">
        <w:rPr>
          <w:rFonts w:ascii="Arial" w:hAnsi="Arial" w:cs="Arial"/>
          <w:b/>
          <w:sz w:val="22"/>
          <w:szCs w:val="22"/>
        </w:rPr>
        <w:t>OCTAVA</w:t>
      </w:r>
      <w:r w:rsidR="00A1003C" w:rsidRPr="00A335BC">
        <w:rPr>
          <w:rFonts w:ascii="Arial" w:hAnsi="Arial" w:cs="Arial"/>
          <w:b/>
          <w:sz w:val="22"/>
          <w:szCs w:val="22"/>
        </w:rPr>
        <w:t xml:space="preserve">. VIGENCIA Y ACTUALIZACIÓN DE LAS </w:t>
      </w:r>
      <w:r w:rsidR="00C6039A" w:rsidRPr="00A335BC">
        <w:rPr>
          <w:rFonts w:ascii="Arial" w:hAnsi="Arial" w:cs="Arial"/>
          <w:b/>
          <w:sz w:val="22"/>
          <w:szCs w:val="22"/>
        </w:rPr>
        <w:t>GARANTÍAS</w:t>
      </w:r>
      <w:r w:rsidR="00A1003C" w:rsidRPr="00A335BC">
        <w:rPr>
          <w:rFonts w:ascii="Arial" w:hAnsi="Arial" w:cs="Arial"/>
          <w:b/>
          <w:sz w:val="22"/>
          <w:szCs w:val="22"/>
        </w:rPr>
        <w:t>.</w:t>
      </w:r>
      <w:r w:rsidR="00A1003C" w:rsidRPr="00A335BC">
        <w:rPr>
          <w:rFonts w:ascii="Arial" w:hAnsi="Arial" w:cs="Arial"/>
          <w:sz w:val="22"/>
          <w:szCs w:val="22"/>
        </w:rPr>
        <w:t xml:space="preserve">- El </w:t>
      </w:r>
      <w:r w:rsidR="00FE5470" w:rsidRPr="00A335BC">
        <w:rPr>
          <w:rFonts w:ascii="Arial" w:hAnsi="Arial" w:cs="Arial"/>
          <w:sz w:val="22"/>
          <w:szCs w:val="22"/>
        </w:rPr>
        <w:t xml:space="preserve">CONTRATANTE </w:t>
      </w:r>
      <w:r w:rsidR="00A1003C" w:rsidRPr="00A335BC">
        <w:rPr>
          <w:rFonts w:ascii="Arial" w:hAnsi="Arial" w:cs="Arial"/>
          <w:sz w:val="22"/>
          <w:szCs w:val="22"/>
        </w:rPr>
        <w:t xml:space="preserve">se reserva el derecho de retener las cantidades que por concepto de pagos parciales o totales, según sea el caso, deba entregar al SUPERVISOR DE OBRA, si éste no mantiene vigente o no efectúa la actualización de las fianzas previstas en este </w:t>
      </w:r>
      <w:r w:rsidR="00532854" w:rsidRPr="00A335BC">
        <w:rPr>
          <w:rFonts w:ascii="Arial" w:hAnsi="Arial" w:cs="Arial"/>
          <w:sz w:val="22"/>
          <w:szCs w:val="22"/>
        </w:rPr>
        <w:t>Contrato</w:t>
      </w:r>
      <w:r w:rsidR="00A1003C" w:rsidRPr="00A335BC">
        <w:rPr>
          <w:rFonts w:ascii="Arial" w:hAnsi="Arial" w:cs="Arial"/>
          <w:sz w:val="22"/>
          <w:szCs w:val="22"/>
        </w:rPr>
        <w:t xml:space="preserve">, siendo este incumplimiento causa de rescisión del </w:t>
      </w:r>
      <w:r w:rsidR="00CE30C7" w:rsidRPr="00A335BC">
        <w:rPr>
          <w:rFonts w:ascii="Arial" w:hAnsi="Arial" w:cs="Arial"/>
          <w:sz w:val="22"/>
          <w:szCs w:val="22"/>
        </w:rPr>
        <w:t>presente</w:t>
      </w:r>
      <w:r w:rsidR="00466E37" w:rsidRPr="00A335BC">
        <w:rPr>
          <w:rFonts w:ascii="Arial" w:hAnsi="Arial" w:cs="Arial"/>
          <w:sz w:val="22"/>
          <w:szCs w:val="22"/>
        </w:rPr>
        <w:t xml:space="preserve"> </w:t>
      </w:r>
      <w:r w:rsidR="00532854" w:rsidRPr="00A335BC">
        <w:rPr>
          <w:rFonts w:ascii="Arial" w:hAnsi="Arial" w:cs="Arial"/>
          <w:sz w:val="22"/>
          <w:szCs w:val="22"/>
        </w:rPr>
        <w:t>Contrato</w:t>
      </w:r>
      <w:r w:rsidR="00A1003C" w:rsidRPr="00A335BC">
        <w:rPr>
          <w:rFonts w:ascii="Arial" w:hAnsi="Arial" w:cs="Arial"/>
          <w:sz w:val="22"/>
          <w:szCs w:val="22"/>
        </w:rPr>
        <w:t>.</w:t>
      </w:r>
    </w:p>
    <w:p w14:paraId="47BF167F" w14:textId="77777777" w:rsidR="00A1003C" w:rsidRPr="00A335BC" w:rsidRDefault="00A1003C" w:rsidP="00A335BC">
      <w:pPr>
        <w:rPr>
          <w:rFonts w:ascii="Arial" w:hAnsi="Arial" w:cs="Arial"/>
          <w:sz w:val="22"/>
          <w:szCs w:val="22"/>
        </w:rPr>
      </w:pPr>
    </w:p>
    <w:p w14:paraId="08CED963" w14:textId="77777777" w:rsidR="00A1003C" w:rsidRPr="00A335BC" w:rsidRDefault="000639A7" w:rsidP="00A335BC">
      <w:pPr>
        <w:jc w:val="both"/>
        <w:rPr>
          <w:rFonts w:ascii="Arial" w:hAnsi="Arial" w:cs="Arial"/>
          <w:sz w:val="22"/>
          <w:szCs w:val="22"/>
        </w:rPr>
      </w:pPr>
      <w:r w:rsidRPr="00A335BC">
        <w:rPr>
          <w:rFonts w:ascii="Arial" w:hAnsi="Arial" w:cs="Arial"/>
          <w:b/>
          <w:sz w:val="22"/>
          <w:szCs w:val="22"/>
        </w:rPr>
        <w:t>NOVENA</w:t>
      </w:r>
      <w:r w:rsidR="00A1003C" w:rsidRPr="00A335BC">
        <w:rPr>
          <w:rFonts w:ascii="Arial" w:hAnsi="Arial" w:cs="Arial"/>
          <w:b/>
          <w:sz w:val="22"/>
          <w:szCs w:val="22"/>
        </w:rPr>
        <w:t>. AJUSTE DE COSTOS</w:t>
      </w:r>
      <w:r w:rsidR="00A1003C" w:rsidRPr="00A335BC">
        <w:rPr>
          <w:rFonts w:ascii="Arial" w:hAnsi="Arial" w:cs="Arial"/>
          <w:sz w:val="22"/>
          <w:szCs w:val="22"/>
        </w:rPr>
        <w:t xml:space="preserve">.- Las </w:t>
      </w:r>
      <w:r w:rsidR="00B925A3" w:rsidRPr="00A335BC">
        <w:rPr>
          <w:rFonts w:ascii="Arial" w:hAnsi="Arial" w:cs="Arial"/>
          <w:sz w:val="22"/>
          <w:szCs w:val="22"/>
        </w:rPr>
        <w:t xml:space="preserve">Partes </w:t>
      </w:r>
      <w:r w:rsidR="00A1003C" w:rsidRPr="00A335BC">
        <w:rPr>
          <w:rFonts w:ascii="Arial" w:hAnsi="Arial" w:cs="Arial"/>
          <w:sz w:val="22"/>
          <w:szCs w:val="22"/>
        </w:rPr>
        <w:t xml:space="preserve">acuerdan que </w:t>
      </w:r>
      <w:r w:rsidR="00EC240B" w:rsidRPr="00A335BC">
        <w:rPr>
          <w:rFonts w:ascii="Arial" w:hAnsi="Arial" w:cs="Arial"/>
          <w:sz w:val="22"/>
          <w:szCs w:val="22"/>
        </w:rPr>
        <w:t xml:space="preserve">durante la vigencia del presente instrumento </w:t>
      </w:r>
      <w:r w:rsidR="001B7DBB" w:rsidRPr="00A335BC">
        <w:rPr>
          <w:rFonts w:ascii="Arial" w:hAnsi="Arial" w:cs="Arial"/>
          <w:sz w:val="22"/>
          <w:szCs w:val="22"/>
        </w:rPr>
        <w:t xml:space="preserve">no habrá ajuste de costos, que </w:t>
      </w:r>
      <w:r w:rsidR="00A1003C" w:rsidRPr="00A335BC">
        <w:rPr>
          <w:rFonts w:ascii="Arial" w:hAnsi="Arial" w:cs="Arial"/>
          <w:sz w:val="22"/>
          <w:szCs w:val="22"/>
        </w:rPr>
        <w:t>el pago total fijo que se cubrirá al SUPERVISOR DE OBRA</w:t>
      </w:r>
      <w:r w:rsidR="00CD0F1C" w:rsidRPr="00A335BC">
        <w:rPr>
          <w:rFonts w:ascii="Arial" w:hAnsi="Arial" w:cs="Arial"/>
          <w:sz w:val="22"/>
          <w:szCs w:val="22"/>
        </w:rPr>
        <w:t xml:space="preserve"> por este </w:t>
      </w:r>
      <w:r w:rsidR="00532854" w:rsidRPr="00A335BC">
        <w:rPr>
          <w:rFonts w:ascii="Arial" w:hAnsi="Arial" w:cs="Arial"/>
          <w:sz w:val="22"/>
          <w:szCs w:val="22"/>
        </w:rPr>
        <w:t>Contrato</w:t>
      </w:r>
      <w:r w:rsidR="00A1003C" w:rsidRPr="00A335BC">
        <w:rPr>
          <w:rFonts w:ascii="Arial" w:hAnsi="Arial" w:cs="Arial"/>
          <w:sz w:val="22"/>
          <w:szCs w:val="22"/>
        </w:rPr>
        <w:t>, será por los trabajos totalmente terminados.</w:t>
      </w:r>
    </w:p>
    <w:p w14:paraId="027656E0" w14:textId="77777777" w:rsidR="00A1003C" w:rsidRPr="00A335BC" w:rsidRDefault="00A1003C" w:rsidP="00A335BC">
      <w:pPr>
        <w:rPr>
          <w:rFonts w:ascii="Arial" w:hAnsi="Arial" w:cs="Arial"/>
          <w:sz w:val="22"/>
          <w:szCs w:val="22"/>
        </w:rPr>
      </w:pPr>
    </w:p>
    <w:p w14:paraId="10EF93CA" w14:textId="77777777" w:rsidR="00A1003C" w:rsidRPr="00A335BC" w:rsidRDefault="000639A7" w:rsidP="00A335BC">
      <w:pPr>
        <w:jc w:val="both"/>
        <w:rPr>
          <w:rFonts w:ascii="Arial" w:hAnsi="Arial" w:cs="Arial"/>
          <w:sz w:val="22"/>
          <w:szCs w:val="22"/>
        </w:rPr>
      </w:pPr>
      <w:r w:rsidRPr="00E44986">
        <w:rPr>
          <w:rFonts w:ascii="Arial" w:hAnsi="Arial" w:cs="Arial"/>
          <w:b/>
          <w:sz w:val="22"/>
          <w:szCs w:val="22"/>
        </w:rPr>
        <w:t>DÉCIMA</w:t>
      </w:r>
      <w:r w:rsidR="00A1003C" w:rsidRPr="00E44986">
        <w:rPr>
          <w:rFonts w:ascii="Arial" w:hAnsi="Arial" w:cs="Arial"/>
          <w:b/>
          <w:sz w:val="22"/>
          <w:szCs w:val="22"/>
        </w:rPr>
        <w:t xml:space="preserve">. </w:t>
      </w:r>
      <w:r w:rsidR="002A126A" w:rsidRPr="00E44986">
        <w:rPr>
          <w:rFonts w:ascii="Arial" w:hAnsi="Arial" w:cs="Arial"/>
          <w:b/>
          <w:sz w:val="22"/>
          <w:szCs w:val="22"/>
        </w:rPr>
        <w:t xml:space="preserve">TERMINACIÓN </w:t>
      </w:r>
      <w:r w:rsidR="00A1003C" w:rsidRPr="00E44986">
        <w:rPr>
          <w:rFonts w:ascii="Arial" w:hAnsi="Arial" w:cs="Arial"/>
          <w:b/>
          <w:sz w:val="22"/>
          <w:szCs w:val="22"/>
        </w:rPr>
        <w:t>DE</w:t>
      </w:r>
      <w:r w:rsidR="002A126A" w:rsidRPr="00E44986">
        <w:rPr>
          <w:rFonts w:ascii="Arial" w:hAnsi="Arial" w:cs="Arial"/>
          <w:b/>
          <w:sz w:val="22"/>
          <w:szCs w:val="22"/>
        </w:rPr>
        <w:t xml:space="preserve"> LOS</w:t>
      </w:r>
      <w:r w:rsidR="00A1003C" w:rsidRPr="00E44986">
        <w:rPr>
          <w:rFonts w:ascii="Arial" w:hAnsi="Arial" w:cs="Arial"/>
          <w:b/>
          <w:sz w:val="22"/>
          <w:szCs w:val="22"/>
        </w:rPr>
        <w:t xml:space="preserve"> TRABAJOS</w:t>
      </w:r>
      <w:r w:rsidR="00B61C72" w:rsidRPr="00E44986">
        <w:rPr>
          <w:rFonts w:ascii="Arial" w:hAnsi="Arial" w:cs="Arial"/>
          <w:b/>
          <w:sz w:val="22"/>
          <w:szCs w:val="22"/>
        </w:rPr>
        <w:t>.</w:t>
      </w:r>
      <w:r w:rsidR="00A1003C" w:rsidRPr="00E44986">
        <w:rPr>
          <w:rFonts w:ascii="Arial" w:hAnsi="Arial" w:cs="Arial"/>
          <w:b/>
          <w:sz w:val="22"/>
          <w:szCs w:val="22"/>
        </w:rPr>
        <w:t xml:space="preserve">- </w:t>
      </w:r>
      <w:r w:rsidR="00CE30C7" w:rsidRPr="00E44986">
        <w:rPr>
          <w:rFonts w:ascii="Arial" w:hAnsi="Arial" w:cs="Arial"/>
          <w:sz w:val="22"/>
          <w:szCs w:val="22"/>
        </w:rPr>
        <w:t xml:space="preserve">El </w:t>
      </w:r>
      <w:r w:rsidR="00A1003C" w:rsidRPr="00E44986">
        <w:rPr>
          <w:rFonts w:ascii="Arial" w:hAnsi="Arial" w:cs="Arial"/>
          <w:sz w:val="22"/>
          <w:szCs w:val="22"/>
        </w:rPr>
        <w:t xml:space="preserve">SUPERVISOR DE OBRA comunicará de inmediato al </w:t>
      </w:r>
      <w:r w:rsidR="00FE5470" w:rsidRPr="00E44986">
        <w:rPr>
          <w:rFonts w:ascii="Arial" w:hAnsi="Arial" w:cs="Arial"/>
          <w:sz w:val="22"/>
          <w:szCs w:val="22"/>
        </w:rPr>
        <w:t xml:space="preserve">CONTRATANTE </w:t>
      </w:r>
      <w:r w:rsidR="00A1003C" w:rsidRPr="00E44986">
        <w:rPr>
          <w:rFonts w:ascii="Arial" w:hAnsi="Arial" w:cs="Arial"/>
          <w:sz w:val="22"/>
          <w:szCs w:val="22"/>
        </w:rPr>
        <w:t xml:space="preserve">la terminación de los </w:t>
      </w:r>
      <w:r w:rsidR="00592701" w:rsidRPr="00E44986">
        <w:rPr>
          <w:rFonts w:ascii="Arial" w:hAnsi="Arial" w:cs="Arial"/>
          <w:sz w:val="22"/>
          <w:szCs w:val="22"/>
        </w:rPr>
        <w:t xml:space="preserve">SERVICIOS </w:t>
      </w:r>
      <w:r w:rsidR="00A1003C" w:rsidRPr="00E44986">
        <w:rPr>
          <w:rFonts w:ascii="Arial" w:hAnsi="Arial" w:cs="Arial"/>
          <w:sz w:val="22"/>
          <w:szCs w:val="22"/>
        </w:rPr>
        <w:t xml:space="preserve">que le fueron encomendados y este último, en un plazo de </w:t>
      </w:r>
      <w:r w:rsidR="002A0912" w:rsidRPr="00E44986">
        <w:rPr>
          <w:rFonts w:ascii="Arial" w:hAnsi="Arial" w:cs="Arial"/>
          <w:sz w:val="22"/>
          <w:szCs w:val="22"/>
        </w:rPr>
        <w:t>15 (</w:t>
      </w:r>
      <w:r w:rsidR="00A1003C" w:rsidRPr="00E44986">
        <w:rPr>
          <w:rFonts w:ascii="Arial" w:hAnsi="Arial" w:cs="Arial"/>
          <w:sz w:val="22"/>
          <w:szCs w:val="22"/>
        </w:rPr>
        <w:t>quince</w:t>
      </w:r>
      <w:r w:rsidR="002A0912" w:rsidRPr="00E44986">
        <w:rPr>
          <w:rFonts w:ascii="Arial" w:hAnsi="Arial" w:cs="Arial"/>
          <w:sz w:val="22"/>
          <w:szCs w:val="22"/>
        </w:rPr>
        <w:t>)</w:t>
      </w:r>
      <w:r w:rsidR="00A1003C" w:rsidRPr="00E44986">
        <w:rPr>
          <w:rFonts w:ascii="Arial" w:hAnsi="Arial" w:cs="Arial"/>
          <w:sz w:val="22"/>
          <w:szCs w:val="22"/>
        </w:rPr>
        <w:t xml:space="preserve"> días naturales siguientes, verificará por conducto de</w:t>
      </w:r>
      <w:r w:rsidR="00074298" w:rsidRPr="00E44986">
        <w:rPr>
          <w:rFonts w:ascii="Arial" w:hAnsi="Arial" w:cs="Arial"/>
          <w:sz w:val="22"/>
          <w:szCs w:val="22"/>
        </w:rPr>
        <w:t xml:space="preserve"> </w:t>
      </w:r>
      <w:r w:rsidR="00A1003C" w:rsidRPr="00E44986">
        <w:rPr>
          <w:rFonts w:ascii="Arial" w:hAnsi="Arial" w:cs="Arial"/>
          <w:sz w:val="22"/>
          <w:szCs w:val="22"/>
        </w:rPr>
        <w:t>l</w:t>
      </w:r>
      <w:r w:rsidR="00074298" w:rsidRPr="00E44986">
        <w:rPr>
          <w:rFonts w:ascii="Arial" w:hAnsi="Arial" w:cs="Arial"/>
          <w:sz w:val="22"/>
          <w:szCs w:val="22"/>
        </w:rPr>
        <w:t>a SECRETARÍA</w:t>
      </w:r>
      <w:r w:rsidR="00A1003C" w:rsidRPr="00E44986">
        <w:rPr>
          <w:rFonts w:ascii="Arial" w:hAnsi="Arial" w:cs="Arial"/>
          <w:sz w:val="22"/>
          <w:szCs w:val="22"/>
        </w:rPr>
        <w:t xml:space="preserve">, </w:t>
      </w:r>
      <w:r w:rsidR="00C11773" w:rsidRPr="00E44986">
        <w:rPr>
          <w:rFonts w:ascii="Arial" w:hAnsi="Arial" w:cs="Arial"/>
          <w:sz w:val="22"/>
          <w:szCs w:val="22"/>
        </w:rPr>
        <w:t xml:space="preserve">quien emitirá en favor del CONTRATANTE un oficio correspondiente, </w:t>
      </w:r>
      <w:r w:rsidR="00A1003C" w:rsidRPr="00E44986">
        <w:rPr>
          <w:rFonts w:ascii="Arial" w:hAnsi="Arial" w:cs="Arial"/>
          <w:sz w:val="22"/>
          <w:szCs w:val="22"/>
        </w:rPr>
        <w:t xml:space="preserve">que los </w:t>
      </w:r>
      <w:r w:rsidR="00481C65" w:rsidRPr="00E44986">
        <w:rPr>
          <w:rFonts w:ascii="Arial" w:hAnsi="Arial" w:cs="Arial"/>
          <w:sz w:val="22"/>
          <w:szCs w:val="22"/>
        </w:rPr>
        <w:t>SERVICIOS</w:t>
      </w:r>
      <w:r w:rsidR="00A1003C" w:rsidRPr="00E44986">
        <w:rPr>
          <w:rFonts w:ascii="Arial" w:hAnsi="Arial" w:cs="Arial"/>
          <w:sz w:val="22"/>
          <w:szCs w:val="22"/>
        </w:rPr>
        <w:t xml:space="preserve"> están debidamente concluidos a su entera satisfacción.</w:t>
      </w:r>
    </w:p>
    <w:p w14:paraId="520559A4" w14:textId="77777777" w:rsidR="00A1003C" w:rsidRPr="00A335BC" w:rsidRDefault="00A1003C" w:rsidP="00A335BC">
      <w:pPr>
        <w:rPr>
          <w:rFonts w:ascii="Arial" w:hAnsi="Arial" w:cs="Arial"/>
          <w:sz w:val="22"/>
          <w:szCs w:val="22"/>
        </w:rPr>
      </w:pPr>
    </w:p>
    <w:p w14:paraId="324CCE55"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Una vez </w:t>
      </w:r>
      <w:r w:rsidR="00C11773">
        <w:rPr>
          <w:rFonts w:ascii="Arial" w:hAnsi="Arial" w:cs="Arial"/>
          <w:sz w:val="22"/>
          <w:szCs w:val="22"/>
        </w:rPr>
        <w:t xml:space="preserve">recibido el citado oficio </w:t>
      </w:r>
      <w:r w:rsidRPr="00A335BC">
        <w:rPr>
          <w:rFonts w:ascii="Arial" w:hAnsi="Arial" w:cs="Arial"/>
          <w:sz w:val="22"/>
          <w:szCs w:val="22"/>
        </w:rPr>
        <w:t xml:space="preserve">la terminación de los </w:t>
      </w:r>
      <w:r w:rsidR="00592701" w:rsidRPr="00A335BC">
        <w:rPr>
          <w:rFonts w:ascii="Arial" w:hAnsi="Arial" w:cs="Arial"/>
          <w:sz w:val="22"/>
          <w:szCs w:val="22"/>
        </w:rPr>
        <w:t xml:space="preserve">SERVICIOS </w:t>
      </w:r>
      <w:r w:rsidRPr="00A335BC">
        <w:rPr>
          <w:rFonts w:ascii="Arial" w:hAnsi="Arial" w:cs="Arial"/>
          <w:sz w:val="22"/>
          <w:szCs w:val="22"/>
        </w:rPr>
        <w:t xml:space="preserve">en los términos del párrafo anterior, el </w:t>
      </w:r>
      <w:r w:rsidR="000A7671" w:rsidRPr="00A335BC">
        <w:rPr>
          <w:rFonts w:ascii="Arial" w:hAnsi="Arial" w:cs="Arial"/>
          <w:sz w:val="22"/>
          <w:szCs w:val="22"/>
        </w:rPr>
        <w:t xml:space="preserve">CONTRATANTE </w:t>
      </w:r>
      <w:r w:rsidRPr="00A335BC">
        <w:rPr>
          <w:rFonts w:ascii="Arial" w:hAnsi="Arial" w:cs="Arial"/>
          <w:sz w:val="22"/>
          <w:szCs w:val="22"/>
        </w:rPr>
        <w:t xml:space="preserve">en un plazo de </w:t>
      </w:r>
      <w:r w:rsidR="002A0912" w:rsidRPr="00A335BC">
        <w:rPr>
          <w:rFonts w:ascii="Arial" w:hAnsi="Arial" w:cs="Arial"/>
          <w:sz w:val="22"/>
          <w:szCs w:val="22"/>
        </w:rPr>
        <w:t>15 (</w:t>
      </w:r>
      <w:r w:rsidRPr="00A335BC">
        <w:rPr>
          <w:rFonts w:ascii="Arial" w:hAnsi="Arial" w:cs="Arial"/>
          <w:sz w:val="22"/>
          <w:szCs w:val="22"/>
        </w:rPr>
        <w:t>quince</w:t>
      </w:r>
      <w:r w:rsidR="002A0912" w:rsidRPr="00A335BC">
        <w:rPr>
          <w:rFonts w:ascii="Arial" w:hAnsi="Arial" w:cs="Arial"/>
          <w:sz w:val="22"/>
          <w:szCs w:val="22"/>
        </w:rPr>
        <w:t>)</w:t>
      </w:r>
      <w:r w:rsidRPr="00A335BC">
        <w:rPr>
          <w:rFonts w:ascii="Arial" w:hAnsi="Arial" w:cs="Arial"/>
          <w:sz w:val="22"/>
          <w:szCs w:val="22"/>
        </w:rPr>
        <w:t xml:space="preserve"> días naturales, procederá a </w:t>
      </w:r>
      <w:r w:rsidR="00C11773">
        <w:rPr>
          <w:rFonts w:ascii="Arial" w:hAnsi="Arial" w:cs="Arial"/>
          <w:sz w:val="22"/>
          <w:szCs w:val="22"/>
        </w:rPr>
        <w:t xml:space="preserve">la </w:t>
      </w:r>
      <w:r w:rsidR="002A126A" w:rsidRPr="00A335BC">
        <w:rPr>
          <w:rFonts w:ascii="Arial" w:hAnsi="Arial" w:cs="Arial"/>
          <w:sz w:val="22"/>
          <w:szCs w:val="22"/>
        </w:rPr>
        <w:t xml:space="preserve">suscripción </w:t>
      </w:r>
      <w:r w:rsidRPr="00A335BC">
        <w:rPr>
          <w:rFonts w:ascii="Arial" w:hAnsi="Arial" w:cs="Arial"/>
          <w:sz w:val="22"/>
          <w:szCs w:val="22"/>
        </w:rPr>
        <w:t>del acta correspondiente</w:t>
      </w:r>
      <w:proofErr w:type="gramStart"/>
      <w:r w:rsidR="00744E64">
        <w:rPr>
          <w:rFonts w:ascii="Arial" w:hAnsi="Arial" w:cs="Arial"/>
          <w:sz w:val="22"/>
          <w:szCs w:val="22"/>
        </w:rPr>
        <w:t>.</w:t>
      </w:r>
      <w:r w:rsidRPr="00A335BC">
        <w:rPr>
          <w:rFonts w:ascii="Arial" w:hAnsi="Arial" w:cs="Arial"/>
          <w:sz w:val="22"/>
          <w:szCs w:val="22"/>
        </w:rPr>
        <w:t>.</w:t>
      </w:r>
      <w:proofErr w:type="gramEnd"/>
    </w:p>
    <w:p w14:paraId="47945FFB" w14:textId="77777777" w:rsidR="00A1003C" w:rsidRPr="00A335BC" w:rsidRDefault="00A1003C" w:rsidP="00A335BC">
      <w:pPr>
        <w:rPr>
          <w:rFonts w:ascii="Arial" w:hAnsi="Arial" w:cs="Arial"/>
          <w:sz w:val="22"/>
          <w:szCs w:val="22"/>
        </w:rPr>
      </w:pPr>
    </w:p>
    <w:p w14:paraId="2232F681" w14:textId="77777777" w:rsidR="00A1003C" w:rsidRPr="00A335BC" w:rsidRDefault="002A126A" w:rsidP="00A335BC">
      <w:pPr>
        <w:jc w:val="both"/>
        <w:rPr>
          <w:rFonts w:ascii="Arial" w:hAnsi="Arial" w:cs="Arial"/>
          <w:sz w:val="22"/>
          <w:szCs w:val="22"/>
        </w:rPr>
      </w:pPr>
      <w:r w:rsidRPr="00A335BC">
        <w:rPr>
          <w:rFonts w:ascii="Arial" w:hAnsi="Arial" w:cs="Arial"/>
          <w:sz w:val="22"/>
          <w:szCs w:val="22"/>
        </w:rPr>
        <w:t>Terminados</w:t>
      </w:r>
      <w:r w:rsidR="00A1003C" w:rsidRPr="00A335BC">
        <w:rPr>
          <w:rFonts w:ascii="Arial" w:hAnsi="Arial" w:cs="Arial"/>
          <w:sz w:val="22"/>
          <w:szCs w:val="22"/>
        </w:rPr>
        <w:t xml:space="preserve"> los </w:t>
      </w:r>
      <w:r w:rsidR="00481C65" w:rsidRPr="00A335BC">
        <w:rPr>
          <w:rFonts w:ascii="Arial" w:hAnsi="Arial" w:cs="Arial"/>
          <w:sz w:val="22"/>
          <w:szCs w:val="22"/>
        </w:rPr>
        <w:t>SERVICIOS</w:t>
      </w:r>
      <w:r w:rsidR="00A1003C" w:rsidRPr="00A335BC">
        <w:rPr>
          <w:rFonts w:ascii="Arial" w:hAnsi="Arial" w:cs="Arial"/>
          <w:sz w:val="22"/>
          <w:szCs w:val="22"/>
        </w:rPr>
        <w:t xml:space="preserve">, el </w:t>
      </w:r>
      <w:r w:rsidR="000A7671" w:rsidRPr="00A335BC">
        <w:rPr>
          <w:rFonts w:ascii="Arial" w:hAnsi="Arial" w:cs="Arial"/>
          <w:sz w:val="22"/>
          <w:szCs w:val="22"/>
        </w:rPr>
        <w:t>CONTRATANTE</w:t>
      </w:r>
      <w:r w:rsidR="00A1003C" w:rsidRPr="00A335BC">
        <w:rPr>
          <w:rFonts w:ascii="Arial" w:hAnsi="Arial" w:cs="Arial"/>
          <w:sz w:val="22"/>
          <w:szCs w:val="22"/>
        </w:rPr>
        <w:t xml:space="preserve">, </w:t>
      </w:r>
      <w:r w:rsidR="00074298" w:rsidRPr="00A335BC">
        <w:rPr>
          <w:rFonts w:ascii="Arial" w:hAnsi="Arial" w:cs="Arial"/>
          <w:sz w:val="22"/>
          <w:szCs w:val="22"/>
        </w:rPr>
        <w:t>la SECRETARÍA</w:t>
      </w:r>
      <w:r w:rsidR="00A1003C" w:rsidRPr="00A335BC">
        <w:rPr>
          <w:rFonts w:ascii="Arial" w:hAnsi="Arial" w:cs="Arial"/>
          <w:sz w:val="22"/>
          <w:szCs w:val="22"/>
        </w:rPr>
        <w:t xml:space="preserve">, y el SUPERVISOR DE OBRA deberán elaborar dentro de los </w:t>
      </w:r>
      <w:r w:rsidR="002A0912" w:rsidRPr="00A335BC">
        <w:rPr>
          <w:rFonts w:ascii="Arial" w:hAnsi="Arial" w:cs="Arial"/>
          <w:sz w:val="22"/>
          <w:szCs w:val="22"/>
        </w:rPr>
        <w:t>15 (</w:t>
      </w:r>
      <w:r w:rsidR="00A1003C" w:rsidRPr="00A335BC">
        <w:rPr>
          <w:rFonts w:ascii="Arial" w:hAnsi="Arial" w:cs="Arial"/>
          <w:sz w:val="22"/>
          <w:szCs w:val="22"/>
        </w:rPr>
        <w:t>quince</w:t>
      </w:r>
      <w:r w:rsidR="002A0912" w:rsidRPr="00A335BC">
        <w:rPr>
          <w:rFonts w:ascii="Arial" w:hAnsi="Arial" w:cs="Arial"/>
          <w:sz w:val="22"/>
          <w:szCs w:val="22"/>
        </w:rPr>
        <w:t>)</w:t>
      </w:r>
      <w:r w:rsidR="00A1003C" w:rsidRPr="00A335BC">
        <w:rPr>
          <w:rFonts w:ascii="Arial" w:hAnsi="Arial" w:cs="Arial"/>
          <w:sz w:val="22"/>
          <w:szCs w:val="22"/>
        </w:rPr>
        <w:t xml:space="preserve"> días hábiles siguientes el finiquito de los </w:t>
      </w:r>
      <w:r w:rsidR="00592701" w:rsidRPr="00A335BC">
        <w:rPr>
          <w:rFonts w:ascii="Arial" w:hAnsi="Arial" w:cs="Arial"/>
          <w:sz w:val="22"/>
          <w:szCs w:val="22"/>
        </w:rPr>
        <w:t>SERVICIOS</w:t>
      </w:r>
      <w:r w:rsidR="00A1003C" w:rsidRPr="00A335BC">
        <w:rPr>
          <w:rFonts w:ascii="Arial" w:hAnsi="Arial" w:cs="Arial"/>
          <w:sz w:val="22"/>
          <w:szCs w:val="22"/>
        </w:rPr>
        <w:t>, en el que se harán constar los saldos a favor y en contra que resulten por cada uno de ellos, describiendo el concepto general que les dio origen y el saldo restante.</w:t>
      </w:r>
    </w:p>
    <w:p w14:paraId="18276FEF" w14:textId="77777777" w:rsidR="00A1003C" w:rsidRPr="00A335BC" w:rsidRDefault="00A1003C" w:rsidP="00A335BC">
      <w:pPr>
        <w:rPr>
          <w:rFonts w:ascii="Arial" w:hAnsi="Arial" w:cs="Arial"/>
          <w:sz w:val="22"/>
          <w:szCs w:val="22"/>
        </w:rPr>
      </w:pPr>
    </w:p>
    <w:p w14:paraId="3BFDD8B9"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El </w:t>
      </w:r>
      <w:r w:rsidR="000A7671" w:rsidRPr="00A335BC">
        <w:rPr>
          <w:rFonts w:ascii="Arial" w:hAnsi="Arial" w:cs="Arial"/>
          <w:sz w:val="22"/>
          <w:szCs w:val="22"/>
        </w:rPr>
        <w:t xml:space="preserve">CONTRATANTE </w:t>
      </w:r>
      <w:r w:rsidRPr="00A335BC">
        <w:rPr>
          <w:rFonts w:ascii="Arial" w:hAnsi="Arial" w:cs="Arial"/>
          <w:sz w:val="22"/>
          <w:szCs w:val="22"/>
        </w:rPr>
        <w:t>se reserva el derecho de reclamar</w:t>
      </w:r>
      <w:r w:rsidR="000A7671" w:rsidRPr="00A335BC">
        <w:rPr>
          <w:rFonts w:ascii="Arial" w:hAnsi="Arial" w:cs="Arial"/>
          <w:sz w:val="22"/>
          <w:szCs w:val="22"/>
        </w:rPr>
        <w:t>,</w:t>
      </w:r>
      <w:r w:rsidRPr="00A335BC">
        <w:rPr>
          <w:rFonts w:ascii="Arial" w:hAnsi="Arial" w:cs="Arial"/>
          <w:sz w:val="22"/>
          <w:szCs w:val="22"/>
        </w:rPr>
        <w:t xml:space="preserve"> por conducto de</w:t>
      </w:r>
      <w:r w:rsidR="00074298" w:rsidRPr="00A335BC">
        <w:rPr>
          <w:rFonts w:ascii="Arial" w:hAnsi="Arial" w:cs="Arial"/>
          <w:sz w:val="22"/>
          <w:szCs w:val="22"/>
        </w:rPr>
        <w:t xml:space="preserve"> la SECRETARÍA</w:t>
      </w:r>
      <w:r w:rsidR="000A7671" w:rsidRPr="00A335BC">
        <w:rPr>
          <w:rFonts w:ascii="Arial" w:hAnsi="Arial" w:cs="Arial"/>
          <w:sz w:val="22"/>
          <w:szCs w:val="22"/>
        </w:rPr>
        <w:t>,</w:t>
      </w:r>
      <w:r w:rsidRPr="00A335BC">
        <w:rPr>
          <w:rFonts w:ascii="Arial" w:hAnsi="Arial" w:cs="Arial"/>
          <w:sz w:val="22"/>
          <w:szCs w:val="22"/>
        </w:rPr>
        <w:t xml:space="preserve"> por trabajos faltantes o mal ejecutados.</w:t>
      </w:r>
    </w:p>
    <w:p w14:paraId="14701431" w14:textId="77777777" w:rsidR="00A1003C" w:rsidRPr="00A335BC" w:rsidRDefault="00A1003C" w:rsidP="00A335BC">
      <w:pPr>
        <w:rPr>
          <w:rFonts w:ascii="Arial" w:hAnsi="Arial" w:cs="Arial"/>
          <w:sz w:val="22"/>
          <w:szCs w:val="22"/>
        </w:rPr>
      </w:pPr>
    </w:p>
    <w:p w14:paraId="2AC34D41"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DÉCIMA</w:t>
      </w:r>
      <w:r w:rsidR="000639A7" w:rsidRPr="00A335BC">
        <w:rPr>
          <w:rFonts w:ascii="Arial" w:hAnsi="Arial" w:cs="Arial"/>
          <w:b/>
          <w:sz w:val="22"/>
          <w:szCs w:val="22"/>
        </w:rPr>
        <w:t xml:space="preserve"> PRIMERA</w:t>
      </w:r>
      <w:r w:rsidRPr="00A335BC">
        <w:rPr>
          <w:rFonts w:ascii="Arial" w:hAnsi="Arial" w:cs="Arial"/>
          <w:b/>
          <w:sz w:val="22"/>
          <w:szCs w:val="22"/>
        </w:rPr>
        <w:t>. CONFIDENCIALIDAD Y PROPIEDAD DE LOS TRABAJOS</w:t>
      </w:r>
      <w:r w:rsidRPr="00A335BC">
        <w:rPr>
          <w:rFonts w:ascii="Arial" w:hAnsi="Arial" w:cs="Arial"/>
          <w:sz w:val="22"/>
          <w:szCs w:val="22"/>
        </w:rPr>
        <w:t xml:space="preserve">.- El SUPERVISOR DE OBRA conviene en que no podrá divulgar por medio de publicaciones, conferencias, informes o cualquier otra forma, los datos y resultados obtenidos de los </w:t>
      </w:r>
      <w:r w:rsidR="00592701" w:rsidRPr="00A335BC">
        <w:rPr>
          <w:rFonts w:ascii="Arial" w:hAnsi="Arial" w:cs="Arial"/>
          <w:sz w:val="22"/>
          <w:szCs w:val="22"/>
        </w:rPr>
        <w:t xml:space="preserve">SERVICIOS </w:t>
      </w:r>
      <w:r w:rsidRPr="00A335BC">
        <w:rPr>
          <w:rFonts w:ascii="Arial" w:hAnsi="Arial" w:cs="Arial"/>
          <w:sz w:val="22"/>
          <w:szCs w:val="22"/>
        </w:rPr>
        <w:t xml:space="preserve">objeto de este </w:t>
      </w:r>
      <w:r w:rsidR="00B925A3" w:rsidRPr="00A335BC">
        <w:rPr>
          <w:rFonts w:ascii="Arial" w:hAnsi="Arial" w:cs="Arial"/>
          <w:sz w:val="22"/>
          <w:szCs w:val="22"/>
        </w:rPr>
        <w:t>Contrato</w:t>
      </w:r>
      <w:r w:rsidRPr="00A335BC">
        <w:rPr>
          <w:rFonts w:ascii="Arial" w:hAnsi="Arial" w:cs="Arial"/>
          <w:sz w:val="22"/>
          <w:szCs w:val="22"/>
        </w:rPr>
        <w:t xml:space="preserve">, sin la autorización </w:t>
      </w:r>
      <w:r w:rsidR="00C11773">
        <w:rPr>
          <w:rFonts w:ascii="Arial" w:hAnsi="Arial" w:cs="Arial"/>
          <w:sz w:val="22"/>
          <w:szCs w:val="22"/>
        </w:rPr>
        <w:t xml:space="preserve">previa, </w:t>
      </w:r>
      <w:r w:rsidRPr="00A335BC">
        <w:rPr>
          <w:rFonts w:ascii="Arial" w:hAnsi="Arial" w:cs="Arial"/>
          <w:sz w:val="22"/>
          <w:szCs w:val="22"/>
        </w:rPr>
        <w:t xml:space="preserve">expresa y por escrito del </w:t>
      </w:r>
      <w:r w:rsidR="000A7671" w:rsidRPr="00A335BC">
        <w:rPr>
          <w:rFonts w:ascii="Arial" w:hAnsi="Arial" w:cs="Arial"/>
          <w:sz w:val="22"/>
          <w:szCs w:val="22"/>
        </w:rPr>
        <w:t>CONTRATANTE</w:t>
      </w:r>
      <w:r w:rsidRPr="00A335BC">
        <w:rPr>
          <w:rFonts w:ascii="Arial" w:hAnsi="Arial" w:cs="Arial"/>
          <w:sz w:val="22"/>
          <w:szCs w:val="22"/>
        </w:rPr>
        <w:t>, pues dichos datos y resultados son propiedad de este último.</w:t>
      </w:r>
    </w:p>
    <w:p w14:paraId="21778BF5" w14:textId="77777777" w:rsidR="00A1003C" w:rsidRPr="00A335BC" w:rsidRDefault="00A1003C" w:rsidP="00A335BC">
      <w:pPr>
        <w:rPr>
          <w:rFonts w:ascii="Arial" w:hAnsi="Arial" w:cs="Arial"/>
          <w:sz w:val="22"/>
          <w:szCs w:val="22"/>
        </w:rPr>
      </w:pPr>
    </w:p>
    <w:p w14:paraId="02410B93"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El SUPERVISOR DE OBRA asumirá la responsabilidad total en caso de que, al ejecutar los </w:t>
      </w:r>
      <w:r w:rsidR="00B74C0F" w:rsidRPr="00A335BC">
        <w:rPr>
          <w:rFonts w:ascii="Arial" w:hAnsi="Arial" w:cs="Arial"/>
          <w:sz w:val="22"/>
          <w:szCs w:val="22"/>
        </w:rPr>
        <w:t xml:space="preserve">SERVICIOS </w:t>
      </w:r>
      <w:r w:rsidRPr="00A335BC">
        <w:rPr>
          <w:rFonts w:ascii="Arial" w:hAnsi="Arial" w:cs="Arial"/>
          <w:sz w:val="22"/>
          <w:szCs w:val="22"/>
        </w:rPr>
        <w:t xml:space="preserve">pactados, haga uso </w:t>
      </w:r>
      <w:r w:rsidR="00C11773">
        <w:rPr>
          <w:rFonts w:ascii="Arial" w:hAnsi="Arial" w:cs="Arial"/>
          <w:sz w:val="22"/>
          <w:szCs w:val="22"/>
        </w:rPr>
        <w:t>i</w:t>
      </w:r>
      <w:r w:rsidRPr="00A335BC">
        <w:rPr>
          <w:rFonts w:ascii="Arial" w:hAnsi="Arial" w:cs="Arial"/>
          <w:sz w:val="22"/>
          <w:szCs w:val="22"/>
        </w:rPr>
        <w:t>ndebido de patentes o marcas o viole registros de derechos de autor.</w:t>
      </w:r>
    </w:p>
    <w:p w14:paraId="1465CA84" w14:textId="77777777" w:rsidR="00A1003C" w:rsidRPr="00A335BC" w:rsidRDefault="00A1003C" w:rsidP="00A335BC">
      <w:pPr>
        <w:jc w:val="both"/>
        <w:rPr>
          <w:rFonts w:ascii="Arial" w:hAnsi="Arial" w:cs="Arial"/>
          <w:sz w:val="22"/>
          <w:szCs w:val="22"/>
        </w:rPr>
      </w:pPr>
    </w:p>
    <w:p w14:paraId="2016E1B4"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SEGUNDA</w:t>
      </w:r>
      <w:r w:rsidRPr="00A335BC">
        <w:rPr>
          <w:rFonts w:ascii="Arial" w:hAnsi="Arial" w:cs="Arial"/>
          <w:b/>
          <w:sz w:val="22"/>
          <w:szCs w:val="22"/>
        </w:rPr>
        <w:t>. RELACIONES LABORALES.</w:t>
      </w:r>
      <w:r w:rsidRPr="00A335BC">
        <w:rPr>
          <w:rFonts w:ascii="Arial" w:hAnsi="Arial" w:cs="Arial"/>
          <w:sz w:val="22"/>
          <w:szCs w:val="22"/>
        </w:rPr>
        <w:t>- El SUPERVISOR DE OBRA</w:t>
      </w:r>
      <w:r w:rsidR="00EC240B" w:rsidRPr="00A335BC">
        <w:rPr>
          <w:rFonts w:ascii="Arial" w:hAnsi="Arial" w:cs="Arial"/>
          <w:sz w:val="22"/>
          <w:szCs w:val="22"/>
        </w:rPr>
        <w:t>,</w:t>
      </w:r>
      <w:r w:rsidRPr="00A335BC">
        <w:rPr>
          <w:rFonts w:ascii="Arial" w:hAnsi="Arial" w:cs="Arial"/>
          <w:sz w:val="22"/>
          <w:szCs w:val="22"/>
        </w:rPr>
        <w:t xml:space="preserve"> como empresario y patrón del personal que ocupará en la ejecución de los </w:t>
      </w:r>
      <w:r w:rsidR="00B74C0F" w:rsidRPr="00A335BC">
        <w:rPr>
          <w:rFonts w:ascii="Arial" w:hAnsi="Arial" w:cs="Arial"/>
          <w:sz w:val="22"/>
          <w:szCs w:val="22"/>
        </w:rPr>
        <w:t xml:space="preserve">SERVICIOS </w:t>
      </w:r>
      <w:r w:rsidRPr="00A335BC">
        <w:rPr>
          <w:rFonts w:ascii="Arial" w:hAnsi="Arial" w:cs="Arial"/>
          <w:sz w:val="22"/>
          <w:szCs w:val="22"/>
        </w:rPr>
        <w:t xml:space="preserve">objeto del presente </w:t>
      </w:r>
      <w:r w:rsidR="00B925A3" w:rsidRPr="00A335BC">
        <w:rPr>
          <w:rFonts w:ascii="Arial" w:hAnsi="Arial" w:cs="Arial"/>
          <w:sz w:val="22"/>
          <w:szCs w:val="22"/>
        </w:rPr>
        <w:t>Contrato</w:t>
      </w:r>
      <w:r w:rsidRPr="00A335BC">
        <w:rPr>
          <w:rFonts w:ascii="Arial" w:hAnsi="Arial" w:cs="Arial"/>
          <w:sz w:val="22"/>
          <w:szCs w:val="22"/>
        </w:rPr>
        <w:t xml:space="preserve">, será el único responsable de las obligaciones derivadas de las disposiciones legales y demás ordenamientos en materia de trabajo y seguridad social. El SUPERVISOR DE OBRA conviene por lo mismo en responder de todas las reclamaciones que sus trabajadores presenten en su contra o en contra del </w:t>
      </w:r>
      <w:r w:rsidR="000A7671" w:rsidRPr="00A335BC">
        <w:rPr>
          <w:rFonts w:ascii="Arial" w:hAnsi="Arial" w:cs="Arial"/>
          <w:sz w:val="22"/>
          <w:szCs w:val="22"/>
        </w:rPr>
        <w:t>CONTRATANTE</w:t>
      </w:r>
      <w:r w:rsidRPr="00A335BC">
        <w:rPr>
          <w:rFonts w:ascii="Arial" w:hAnsi="Arial" w:cs="Arial"/>
          <w:sz w:val="22"/>
          <w:szCs w:val="22"/>
        </w:rPr>
        <w:t xml:space="preserve">, en relación con los </w:t>
      </w:r>
      <w:r w:rsidR="00481C65" w:rsidRPr="00A335BC">
        <w:rPr>
          <w:rFonts w:ascii="Arial" w:hAnsi="Arial" w:cs="Arial"/>
          <w:sz w:val="22"/>
          <w:szCs w:val="22"/>
        </w:rPr>
        <w:t xml:space="preserve">SERVICIOS </w:t>
      </w:r>
      <w:r w:rsidRPr="00A335BC">
        <w:rPr>
          <w:rFonts w:ascii="Arial" w:hAnsi="Arial" w:cs="Arial"/>
          <w:sz w:val="22"/>
          <w:szCs w:val="22"/>
        </w:rPr>
        <w:t xml:space="preserve">materia de este </w:t>
      </w:r>
      <w:r w:rsidR="00532854" w:rsidRPr="00A335BC">
        <w:rPr>
          <w:rFonts w:ascii="Arial" w:hAnsi="Arial" w:cs="Arial"/>
          <w:sz w:val="22"/>
          <w:szCs w:val="22"/>
        </w:rPr>
        <w:t>Contrato</w:t>
      </w:r>
      <w:r w:rsidRPr="00A335BC">
        <w:rPr>
          <w:rFonts w:ascii="Arial" w:hAnsi="Arial" w:cs="Arial"/>
          <w:sz w:val="22"/>
          <w:szCs w:val="22"/>
        </w:rPr>
        <w:t>.</w:t>
      </w:r>
    </w:p>
    <w:p w14:paraId="28DD8644" w14:textId="77777777" w:rsidR="00A1003C" w:rsidRPr="00A335BC" w:rsidRDefault="00A1003C" w:rsidP="00A335BC">
      <w:pPr>
        <w:jc w:val="both"/>
        <w:rPr>
          <w:rFonts w:ascii="Arial" w:hAnsi="Arial" w:cs="Arial"/>
          <w:sz w:val="22"/>
          <w:szCs w:val="22"/>
        </w:rPr>
      </w:pPr>
    </w:p>
    <w:p w14:paraId="5574AA4E"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lastRenderedPageBreak/>
        <w:t xml:space="preserve">Por lo anterior, el SUPERVISOR DE OBRA aportará a su exclusivo cargo el personal competente y debidamente calificado que se requiera para la ejecución de los </w:t>
      </w:r>
      <w:r w:rsidR="00481C65" w:rsidRPr="00A335BC">
        <w:rPr>
          <w:rFonts w:ascii="Arial" w:hAnsi="Arial" w:cs="Arial"/>
          <w:sz w:val="22"/>
          <w:szCs w:val="22"/>
        </w:rPr>
        <w:t>SERVICIOS</w:t>
      </w:r>
      <w:r w:rsidRPr="00A335BC">
        <w:rPr>
          <w:rFonts w:ascii="Arial" w:hAnsi="Arial" w:cs="Arial"/>
          <w:sz w:val="22"/>
          <w:szCs w:val="22"/>
        </w:rPr>
        <w:t xml:space="preserve">, con el cual haya celebrado los contratos de trabajo a que se refiere la Ley Federal del Trabajo, lo que se obliga a demostrar al </w:t>
      </w:r>
      <w:r w:rsidR="004A7ED3" w:rsidRPr="00A335BC">
        <w:rPr>
          <w:rFonts w:ascii="Arial" w:hAnsi="Arial" w:cs="Arial"/>
          <w:sz w:val="22"/>
          <w:szCs w:val="22"/>
        </w:rPr>
        <w:t xml:space="preserve">CONTRATANTE </w:t>
      </w:r>
      <w:r w:rsidRPr="00A335BC">
        <w:rPr>
          <w:rFonts w:ascii="Arial" w:hAnsi="Arial" w:cs="Arial"/>
          <w:sz w:val="22"/>
          <w:szCs w:val="22"/>
        </w:rPr>
        <w:t>en el momento que se le requiera para ello.</w:t>
      </w:r>
    </w:p>
    <w:p w14:paraId="77B656BD" w14:textId="77777777" w:rsidR="00A1003C" w:rsidRPr="00A335BC" w:rsidRDefault="00A1003C" w:rsidP="00A335BC">
      <w:pPr>
        <w:jc w:val="center"/>
        <w:rPr>
          <w:rFonts w:ascii="Arial" w:hAnsi="Arial" w:cs="Arial"/>
          <w:sz w:val="22"/>
          <w:szCs w:val="22"/>
        </w:rPr>
      </w:pPr>
    </w:p>
    <w:p w14:paraId="292A79C9" w14:textId="77777777" w:rsidR="00EC240B" w:rsidRPr="00A335BC" w:rsidRDefault="00074298" w:rsidP="00A335BC">
      <w:pPr>
        <w:pStyle w:val="Sinespaciado"/>
        <w:jc w:val="both"/>
        <w:rPr>
          <w:rFonts w:ascii="Arial" w:hAnsi="Arial" w:cs="Arial"/>
          <w:sz w:val="22"/>
          <w:szCs w:val="22"/>
        </w:rPr>
      </w:pPr>
      <w:r w:rsidRPr="00A335BC">
        <w:rPr>
          <w:rFonts w:ascii="Arial" w:hAnsi="Arial" w:cs="Arial"/>
          <w:sz w:val="22"/>
          <w:szCs w:val="22"/>
        </w:rPr>
        <w:t>El</w:t>
      </w:r>
      <w:r w:rsidR="00EC240B" w:rsidRPr="00A335BC">
        <w:rPr>
          <w:rFonts w:ascii="Arial" w:hAnsi="Arial" w:cs="Arial"/>
          <w:sz w:val="22"/>
          <w:szCs w:val="22"/>
        </w:rPr>
        <w:t xml:space="preserve"> SUPERVISOR</w:t>
      </w:r>
      <w:r w:rsidR="00B74C0F" w:rsidRPr="00A335BC">
        <w:rPr>
          <w:rFonts w:ascii="Arial" w:hAnsi="Arial" w:cs="Arial"/>
          <w:sz w:val="22"/>
          <w:szCs w:val="22"/>
        </w:rPr>
        <w:t xml:space="preserve"> DE OBRA</w:t>
      </w:r>
      <w:r w:rsidR="00EC240B" w:rsidRPr="00A335BC">
        <w:rPr>
          <w:rFonts w:ascii="Arial" w:hAnsi="Arial" w:cs="Arial"/>
          <w:sz w:val="22"/>
          <w:szCs w:val="22"/>
        </w:rPr>
        <w:t>, se obliga a sacar en paz y a salvo, a</w:t>
      </w:r>
      <w:r w:rsidR="00F12998">
        <w:rPr>
          <w:rFonts w:ascii="Arial" w:hAnsi="Arial" w:cs="Arial"/>
          <w:sz w:val="22"/>
          <w:szCs w:val="22"/>
        </w:rPr>
        <w:t>l CONTRATANTE</w:t>
      </w:r>
      <w:r w:rsidR="00EC240B" w:rsidRPr="00A335BC">
        <w:rPr>
          <w:rFonts w:ascii="Arial" w:hAnsi="Arial" w:cs="Arial"/>
          <w:sz w:val="22"/>
          <w:szCs w:val="22"/>
        </w:rPr>
        <w:t xml:space="preserve">, respecto a los trabajadores que contrate, por las acciones que intenten los trabajadores con motivo de los derechos que correspondan a los trabajadores o que se deriven de ellos. </w:t>
      </w:r>
    </w:p>
    <w:p w14:paraId="5D8EE7DD" w14:textId="77777777" w:rsidR="00EC240B" w:rsidRPr="00A335BC" w:rsidRDefault="00EC240B" w:rsidP="00A335BC">
      <w:pPr>
        <w:rPr>
          <w:rFonts w:ascii="Arial" w:hAnsi="Arial" w:cs="Arial"/>
          <w:sz w:val="22"/>
          <w:szCs w:val="22"/>
        </w:rPr>
      </w:pPr>
    </w:p>
    <w:p w14:paraId="4E61ECF0"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TERCERA</w:t>
      </w:r>
      <w:r w:rsidRPr="00A335BC">
        <w:rPr>
          <w:rFonts w:ascii="Arial" w:hAnsi="Arial" w:cs="Arial"/>
          <w:b/>
          <w:sz w:val="22"/>
          <w:szCs w:val="22"/>
        </w:rPr>
        <w:t>. RESPONSABILIDADES DEL SUPERVISOR DE OBRA.</w:t>
      </w:r>
      <w:r w:rsidRPr="00A335BC">
        <w:rPr>
          <w:rFonts w:ascii="Arial" w:hAnsi="Arial" w:cs="Arial"/>
          <w:sz w:val="22"/>
          <w:szCs w:val="22"/>
        </w:rPr>
        <w:t xml:space="preserve">- El SUPERVISOR DE OBRA se obliga a no ceder en forma parcial o total a favor de terceras personas, físicas o morales, ni afectar en fideicomiso sus derechos y obligaciones derivados de este </w:t>
      </w:r>
      <w:r w:rsidR="00B925A3" w:rsidRPr="00A335BC">
        <w:rPr>
          <w:rFonts w:ascii="Arial" w:hAnsi="Arial" w:cs="Arial"/>
          <w:sz w:val="22"/>
          <w:szCs w:val="22"/>
        </w:rPr>
        <w:t xml:space="preserve">Contrato </w:t>
      </w:r>
      <w:r w:rsidRPr="00A335BC">
        <w:rPr>
          <w:rFonts w:ascii="Arial" w:hAnsi="Arial" w:cs="Arial"/>
          <w:sz w:val="22"/>
          <w:szCs w:val="22"/>
        </w:rPr>
        <w:t xml:space="preserve">y su </w:t>
      </w:r>
      <w:r w:rsidRPr="00A335BC">
        <w:rPr>
          <w:rFonts w:ascii="Arial" w:hAnsi="Arial" w:cs="Arial"/>
          <w:b/>
          <w:sz w:val="22"/>
          <w:szCs w:val="22"/>
        </w:rPr>
        <w:t xml:space="preserve">Anexo </w:t>
      </w:r>
      <w:r w:rsidR="00FC13BC" w:rsidRPr="00A335BC">
        <w:rPr>
          <w:rFonts w:ascii="Arial" w:hAnsi="Arial" w:cs="Arial"/>
          <w:b/>
          <w:sz w:val="22"/>
          <w:szCs w:val="22"/>
        </w:rPr>
        <w:t>1</w:t>
      </w:r>
      <w:r w:rsidRPr="00A335BC">
        <w:rPr>
          <w:rFonts w:ascii="Arial" w:hAnsi="Arial" w:cs="Arial"/>
          <w:sz w:val="22"/>
          <w:szCs w:val="22"/>
        </w:rPr>
        <w:t xml:space="preserve">, con excepción de los derechos de cobro sobre las facturas por </w:t>
      </w:r>
      <w:r w:rsidR="00481C65" w:rsidRPr="00A335BC">
        <w:rPr>
          <w:rFonts w:ascii="Arial" w:hAnsi="Arial" w:cs="Arial"/>
          <w:sz w:val="22"/>
          <w:szCs w:val="22"/>
        </w:rPr>
        <w:t xml:space="preserve">SERVICIOS </w:t>
      </w:r>
      <w:r w:rsidRPr="00A335BC">
        <w:rPr>
          <w:rFonts w:ascii="Arial" w:hAnsi="Arial" w:cs="Arial"/>
          <w:sz w:val="22"/>
          <w:szCs w:val="22"/>
        </w:rPr>
        <w:t>ejecutados</w:t>
      </w:r>
      <w:r w:rsidR="00B74C0F" w:rsidRPr="00A335BC">
        <w:rPr>
          <w:rFonts w:ascii="Arial" w:hAnsi="Arial" w:cs="Arial"/>
          <w:sz w:val="22"/>
          <w:szCs w:val="22"/>
        </w:rPr>
        <w:t>,</w:t>
      </w:r>
      <w:r w:rsidRPr="00A335BC">
        <w:rPr>
          <w:rFonts w:ascii="Arial" w:hAnsi="Arial" w:cs="Arial"/>
          <w:sz w:val="22"/>
          <w:szCs w:val="22"/>
        </w:rPr>
        <w:t xml:space="preserve"> en cuyo caso deberá contar con la previa aprobación expresa por escrito del </w:t>
      </w:r>
      <w:r w:rsidR="00074298" w:rsidRPr="00A335BC">
        <w:rPr>
          <w:rFonts w:ascii="Arial" w:hAnsi="Arial" w:cs="Arial"/>
          <w:sz w:val="22"/>
          <w:szCs w:val="22"/>
        </w:rPr>
        <w:t>CONTRATANTE</w:t>
      </w:r>
      <w:r w:rsidRPr="00A335BC">
        <w:rPr>
          <w:rFonts w:ascii="Arial" w:hAnsi="Arial" w:cs="Arial"/>
          <w:sz w:val="22"/>
          <w:szCs w:val="22"/>
        </w:rPr>
        <w:t>.</w:t>
      </w:r>
    </w:p>
    <w:p w14:paraId="1DCBA35C" w14:textId="77777777" w:rsidR="00A1003C" w:rsidRPr="00A335BC" w:rsidRDefault="00A1003C" w:rsidP="00A335BC">
      <w:pPr>
        <w:rPr>
          <w:rFonts w:ascii="Arial" w:hAnsi="Arial" w:cs="Arial"/>
          <w:sz w:val="22"/>
          <w:szCs w:val="22"/>
        </w:rPr>
      </w:pPr>
    </w:p>
    <w:p w14:paraId="2846B0AD" w14:textId="77777777" w:rsidR="00A1003C" w:rsidRDefault="00CE30C7" w:rsidP="00A335BC">
      <w:pPr>
        <w:jc w:val="both"/>
        <w:rPr>
          <w:ins w:id="7" w:author="Usuario" w:date="2015-07-03T11:12:00Z"/>
          <w:rFonts w:ascii="Arial" w:hAnsi="Arial" w:cs="Arial"/>
          <w:sz w:val="22"/>
          <w:szCs w:val="22"/>
        </w:rPr>
      </w:pPr>
      <w:r w:rsidRPr="00A335BC">
        <w:rPr>
          <w:rFonts w:ascii="Arial" w:hAnsi="Arial" w:cs="Arial"/>
          <w:sz w:val="22"/>
          <w:szCs w:val="22"/>
        </w:rPr>
        <w:t xml:space="preserve">El </w:t>
      </w:r>
      <w:r w:rsidR="00A1003C" w:rsidRPr="00A335BC">
        <w:rPr>
          <w:rFonts w:ascii="Arial" w:hAnsi="Arial" w:cs="Arial"/>
          <w:sz w:val="22"/>
          <w:szCs w:val="22"/>
        </w:rPr>
        <w:t xml:space="preserve">SUPERVISOR DE OBRA se obliga a que los </w:t>
      </w:r>
      <w:r w:rsidR="00B74C0F" w:rsidRPr="00A335BC">
        <w:rPr>
          <w:rFonts w:ascii="Arial" w:hAnsi="Arial" w:cs="Arial"/>
          <w:sz w:val="22"/>
          <w:szCs w:val="22"/>
        </w:rPr>
        <w:t xml:space="preserve">SERVICIOS </w:t>
      </w:r>
      <w:r w:rsidR="00A1003C" w:rsidRPr="00A335BC">
        <w:rPr>
          <w:rFonts w:ascii="Arial" w:hAnsi="Arial" w:cs="Arial"/>
          <w:sz w:val="22"/>
          <w:szCs w:val="22"/>
        </w:rPr>
        <w:t xml:space="preserve">objeto del presente </w:t>
      </w:r>
      <w:r w:rsidR="00B925A3" w:rsidRPr="00A335BC">
        <w:rPr>
          <w:rFonts w:ascii="Arial" w:hAnsi="Arial" w:cs="Arial"/>
          <w:sz w:val="22"/>
          <w:szCs w:val="22"/>
        </w:rPr>
        <w:t xml:space="preserve">Contrato </w:t>
      </w:r>
      <w:r w:rsidR="00A1003C" w:rsidRPr="00A335BC">
        <w:rPr>
          <w:rFonts w:ascii="Arial" w:hAnsi="Arial" w:cs="Arial"/>
          <w:sz w:val="22"/>
          <w:szCs w:val="22"/>
        </w:rPr>
        <w:t xml:space="preserve">se efectúen en todas y cada una de </w:t>
      </w:r>
      <w:r w:rsidR="000A7671" w:rsidRPr="00A335BC">
        <w:rPr>
          <w:rFonts w:ascii="Arial" w:hAnsi="Arial" w:cs="Arial"/>
          <w:sz w:val="22"/>
          <w:szCs w:val="22"/>
        </w:rPr>
        <w:t xml:space="preserve">sus </w:t>
      </w:r>
      <w:r w:rsidR="00A1003C" w:rsidRPr="00A335BC">
        <w:rPr>
          <w:rFonts w:ascii="Arial" w:hAnsi="Arial" w:cs="Arial"/>
          <w:sz w:val="22"/>
          <w:szCs w:val="22"/>
        </w:rPr>
        <w:t>partes</w:t>
      </w:r>
      <w:r w:rsidR="00B925A3" w:rsidRPr="00A335BC">
        <w:rPr>
          <w:rFonts w:ascii="Arial" w:hAnsi="Arial" w:cs="Arial"/>
          <w:sz w:val="22"/>
          <w:szCs w:val="22"/>
        </w:rPr>
        <w:t>,</w:t>
      </w:r>
      <w:r w:rsidR="00A1003C" w:rsidRPr="00A335BC">
        <w:rPr>
          <w:rFonts w:ascii="Arial" w:hAnsi="Arial" w:cs="Arial"/>
          <w:sz w:val="22"/>
          <w:szCs w:val="22"/>
        </w:rPr>
        <w:t xml:space="preserve"> a satisfacción del </w:t>
      </w:r>
      <w:r w:rsidR="000A7671" w:rsidRPr="00A335BC">
        <w:rPr>
          <w:rFonts w:ascii="Arial" w:hAnsi="Arial" w:cs="Arial"/>
          <w:sz w:val="22"/>
          <w:szCs w:val="22"/>
        </w:rPr>
        <w:t xml:space="preserve">CONTRATANTE, </w:t>
      </w:r>
      <w:r w:rsidR="00A1003C" w:rsidRPr="00A335BC">
        <w:rPr>
          <w:rFonts w:ascii="Arial" w:hAnsi="Arial" w:cs="Arial"/>
          <w:sz w:val="22"/>
          <w:szCs w:val="22"/>
        </w:rPr>
        <w:t>de</w:t>
      </w:r>
      <w:r w:rsidR="00E7063E" w:rsidRPr="00A335BC">
        <w:rPr>
          <w:rFonts w:ascii="Arial" w:hAnsi="Arial" w:cs="Arial"/>
          <w:sz w:val="22"/>
          <w:szCs w:val="22"/>
        </w:rPr>
        <w:t xml:space="preserve"> </w:t>
      </w:r>
      <w:r w:rsidR="00A1003C" w:rsidRPr="00A335BC">
        <w:rPr>
          <w:rFonts w:ascii="Arial" w:hAnsi="Arial" w:cs="Arial"/>
          <w:sz w:val="22"/>
          <w:szCs w:val="22"/>
        </w:rPr>
        <w:t>l</w:t>
      </w:r>
      <w:r w:rsidR="00E7063E" w:rsidRPr="00A335BC">
        <w:rPr>
          <w:rFonts w:ascii="Arial" w:hAnsi="Arial" w:cs="Arial"/>
          <w:sz w:val="22"/>
          <w:szCs w:val="22"/>
        </w:rPr>
        <w:t>a</w:t>
      </w:r>
      <w:r w:rsidR="00A1003C" w:rsidRPr="00A335BC">
        <w:rPr>
          <w:rFonts w:ascii="Arial" w:hAnsi="Arial" w:cs="Arial"/>
          <w:sz w:val="22"/>
          <w:szCs w:val="22"/>
        </w:rPr>
        <w:t xml:space="preserve"> </w:t>
      </w:r>
      <w:r w:rsidR="00E7063E" w:rsidRPr="00A335BC">
        <w:rPr>
          <w:rFonts w:ascii="Arial" w:hAnsi="Arial" w:cs="Arial"/>
          <w:sz w:val="22"/>
          <w:szCs w:val="22"/>
        </w:rPr>
        <w:t>SECRETARÍA</w:t>
      </w:r>
      <w:r w:rsidR="00A1003C" w:rsidRPr="00A335BC">
        <w:rPr>
          <w:rFonts w:ascii="Arial" w:hAnsi="Arial" w:cs="Arial"/>
          <w:sz w:val="22"/>
          <w:szCs w:val="22"/>
        </w:rPr>
        <w:t xml:space="preserve"> y del FONDO, así como a responder por su cuenta y riesgo de los </w:t>
      </w:r>
      <w:r w:rsidR="00B74C0F" w:rsidRPr="00A335BC">
        <w:rPr>
          <w:rFonts w:ascii="Arial" w:hAnsi="Arial" w:cs="Arial"/>
          <w:sz w:val="22"/>
          <w:szCs w:val="22"/>
        </w:rPr>
        <w:t xml:space="preserve">SERVICIOS </w:t>
      </w:r>
      <w:r w:rsidR="00A1003C" w:rsidRPr="00A335BC">
        <w:rPr>
          <w:rFonts w:ascii="Arial" w:hAnsi="Arial" w:cs="Arial"/>
          <w:sz w:val="22"/>
          <w:szCs w:val="22"/>
        </w:rPr>
        <w:t xml:space="preserve">mal prestados, por omisiones y de los daños y perjuicios que por inobservancia, negligencia o retraso en la entrega de los documentos, de su parte, lleguen a causar al </w:t>
      </w:r>
      <w:r w:rsidR="000A7671" w:rsidRPr="00A335BC">
        <w:rPr>
          <w:rFonts w:ascii="Arial" w:hAnsi="Arial" w:cs="Arial"/>
          <w:sz w:val="22"/>
          <w:szCs w:val="22"/>
        </w:rPr>
        <w:t xml:space="preserve">CONTRATANTE </w:t>
      </w:r>
      <w:r w:rsidR="00A1003C" w:rsidRPr="00A335BC">
        <w:rPr>
          <w:rFonts w:ascii="Arial" w:hAnsi="Arial" w:cs="Arial"/>
          <w:sz w:val="22"/>
          <w:szCs w:val="22"/>
        </w:rPr>
        <w:t>o a terceros, en cuyo caso  se hará efectiva la garantía otorgada para tal efecto.</w:t>
      </w:r>
    </w:p>
    <w:p w14:paraId="76D8601A" w14:textId="77777777" w:rsidR="00604669" w:rsidRDefault="00604669" w:rsidP="00A335BC">
      <w:pPr>
        <w:jc w:val="both"/>
        <w:rPr>
          <w:ins w:id="8" w:author="Usuario" w:date="2015-07-03T11:12:00Z"/>
          <w:rFonts w:ascii="Arial" w:hAnsi="Arial" w:cs="Arial"/>
          <w:sz w:val="22"/>
          <w:szCs w:val="22"/>
        </w:rPr>
      </w:pPr>
    </w:p>
    <w:p w14:paraId="65EBC5F2" w14:textId="66FC7C1D" w:rsidR="00604669" w:rsidRPr="00A335BC" w:rsidRDefault="00604669" w:rsidP="00A335BC">
      <w:pPr>
        <w:jc w:val="both"/>
        <w:rPr>
          <w:rFonts w:ascii="Arial" w:hAnsi="Arial" w:cs="Arial"/>
          <w:sz w:val="22"/>
          <w:szCs w:val="22"/>
        </w:rPr>
      </w:pPr>
      <w:ins w:id="9" w:author="Usuario" w:date="2015-07-03T11:12:00Z">
        <w:r>
          <w:rPr>
            <w:rFonts w:ascii="Arial" w:hAnsi="Arial" w:cs="Arial"/>
            <w:sz w:val="22"/>
            <w:szCs w:val="22"/>
          </w:rPr>
          <w:t>El SUPERVISOR DE OBRA se obliga a cumplir con las obligaciones establecidas</w:t>
        </w:r>
      </w:ins>
      <w:ins w:id="10" w:author="Usuario" w:date="2015-07-03T11:14:00Z">
        <w:r>
          <w:rPr>
            <w:rFonts w:ascii="Arial" w:hAnsi="Arial" w:cs="Arial"/>
            <w:sz w:val="22"/>
            <w:szCs w:val="22"/>
          </w:rPr>
          <w:t xml:space="preserve"> para el Supervisor de Obra, Equipamiento Museográfico y Recurso </w:t>
        </w:r>
      </w:ins>
      <w:ins w:id="11" w:author="Usuario" w:date="2015-07-03T11:20:00Z">
        <w:r>
          <w:rPr>
            <w:rFonts w:ascii="Arial" w:hAnsi="Arial" w:cs="Arial"/>
            <w:sz w:val="22"/>
            <w:szCs w:val="22"/>
          </w:rPr>
          <w:t>M</w:t>
        </w:r>
      </w:ins>
      <w:bookmarkStart w:id="12" w:name="_GoBack"/>
      <w:bookmarkEnd w:id="12"/>
      <w:ins w:id="13" w:author="Usuario" w:date="2015-07-03T11:14:00Z">
        <w:r>
          <w:rPr>
            <w:rFonts w:ascii="Arial" w:hAnsi="Arial" w:cs="Arial"/>
            <w:sz w:val="22"/>
            <w:szCs w:val="22"/>
          </w:rPr>
          <w:t>useográfico</w:t>
        </w:r>
      </w:ins>
      <w:ins w:id="14" w:author="Usuario" w:date="2015-07-03T11:12:00Z">
        <w:r>
          <w:rPr>
            <w:rFonts w:ascii="Arial" w:hAnsi="Arial" w:cs="Arial"/>
            <w:sz w:val="22"/>
            <w:szCs w:val="22"/>
          </w:rPr>
          <w:t xml:space="preserve"> en el CAPP y su A</w:t>
        </w:r>
      </w:ins>
      <w:ins w:id="15" w:author="Usuario" w:date="2015-07-03T11:19:00Z">
        <w:r>
          <w:rPr>
            <w:rFonts w:ascii="Arial" w:hAnsi="Arial" w:cs="Arial"/>
            <w:sz w:val="22"/>
            <w:szCs w:val="22"/>
          </w:rPr>
          <w:t>nexo</w:t>
        </w:r>
      </w:ins>
      <w:ins w:id="16" w:author="Usuario" w:date="2015-07-03T11:12:00Z">
        <w:r>
          <w:rPr>
            <w:rFonts w:ascii="Arial" w:hAnsi="Arial" w:cs="Arial"/>
            <w:sz w:val="22"/>
            <w:szCs w:val="22"/>
          </w:rPr>
          <w:t xml:space="preserve"> 11</w:t>
        </w:r>
      </w:ins>
      <w:ins w:id="17" w:author="Usuario" w:date="2015-07-03T11:14:00Z">
        <w:r>
          <w:rPr>
            <w:rFonts w:ascii="Arial" w:hAnsi="Arial" w:cs="Arial"/>
            <w:sz w:val="22"/>
            <w:szCs w:val="22"/>
          </w:rPr>
          <w:t xml:space="preserve">. </w:t>
        </w:r>
      </w:ins>
      <w:ins w:id="18" w:author="Usuario" w:date="2015-07-03T11:12:00Z">
        <w:r>
          <w:rPr>
            <w:rFonts w:ascii="Arial" w:hAnsi="Arial" w:cs="Arial"/>
            <w:sz w:val="22"/>
            <w:szCs w:val="22"/>
          </w:rPr>
          <w:t xml:space="preserve"> </w:t>
        </w:r>
      </w:ins>
    </w:p>
    <w:p w14:paraId="3AF4B5CA" w14:textId="77777777" w:rsidR="00A1003C" w:rsidRPr="00A335BC" w:rsidRDefault="00A1003C" w:rsidP="00A335BC">
      <w:pPr>
        <w:rPr>
          <w:rFonts w:ascii="Arial" w:hAnsi="Arial" w:cs="Arial"/>
          <w:sz w:val="22"/>
          <w:szCs w:val="22"/>
        </w:rPr>
      </w:pPr>
    </w:p>
    <w:p w14:paraId="58EED129"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Si el SUPERVISOR DE OBRA realiza algún servicio, sin ajustarse a lo estipulado en este </w:t>
      </w:r>
      <w:r w:rsidR="00532854" w:rsidRPr="00A335BC">
        <w:rPr>
          <w:rFonts w:ascii="Arial" w:hAnsi="Arial" w:cs="Arial"/>
          <w:sz w:val="22"/>
          <w:szCs w:val="22"/>
        </w:rPr>
        <w:t xml:space="preserve">Contrato </w:t>
      </w:r>
      <w:r w:rsidRPr="00A335BC">
        <w:rPr>
          <w:rFonts w:ascii="Arial" w:hAnsi="Arial" w:cs="Arial"/>
          <w:sz w:val="22"/>
          <w:szCs w:val="22"/>
        </w:rPr>
        <w:t>y a su propuesta, queda obligado a reparar o a reponer de inmediato lo realizado de esa manera, sin tener derecho a ningún pago por este concepto.</w:t>
      </w:r>
    </w:p>
    <w:p w14:paraId="5CDAF65F" w14:textId="77777777" w:rsidR="00A1003C" w:rsidRPr="00A335BC" w:rsidRDefault="00A1003C" w:rsidP="00A335BC">
      <w:pPr>
        <w:rPr>
          <w:rFonts w:ascii="Arial" w:hAnsi="Arial" w:cs="Arial"/>
          <w:sz w:val="22"/>
          <w:szCs w:val="22"/>
        </w:rPr>
      </w:pPr>
    </w:p>
    <w:p w14:paraId="572A8A9A"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CUARTA</w:t>
      </w:r>
      <w:r w:rsidRPr="00A335BC">
        <w:rPr>
          <w:rFonts w:ascii="Arial" w:hAnsi="Arial" w:cs="Arial"/>
          <w:b/>
          <w:sz w:val="22"/>
          <w:szCs w:val="22"/>
        </w:rPr>
        <w:t>. REPRESENTANTE DEL SUPERVISOR DE OBRA</w:t>
      </w:r>
      <w:r w:rsidRPr="00A335BC">
        <w:rPr>
          <w:rFonts w:ascii="Arial" w:hAnsi="Arial" w:cs="Arial"/>
          <w:sz w:val="22"/>
          <w:szCs w:val="22"/>
        </w:rPr>
        <w:t xml:space="preserve">.- Previamente al inicio de los </w:t>
      </w:r>
      <w:r w:rsidR="00B25A72" w:rsidRPr="00A335BC">
        <w:rPr>
          <w:rFonts w:ascii="Arial" w:hAnsi="Arial" w:cs="Arial"/>
          <w:sz w:val="22"/>
          <w:szCs w:val="22"/>
        </w:rPr>
        <w:t xml:space="preserve">SERVICIOS </w:t>
      </w:r>
      <w:r w:rsidRPr="00A335BC">
        <w:rPr>
          <w:rFonts w:ascii="Arial" w:hAnsi="Arial" w:cs="Arial"/>
          <w:sz w:val="22"/>
          <w:szCs w:val="22"/>
        </w:rPr>
        <w:t xml:space="preserve">materia del presente </w:t>
      </w:r>
      <w:r w:rsidR="00B925A3" w:rsidRPr="00A335BC">
        <w:rPr>
          <w:rFonts w:ascii="Arial" w:hAnsi="Arial" w:cs="Arial"/>
          <w:sz w:val="22"/>
          <w:szCs w:val="22"/>
        </w:rPr>
        <w:t>Contrato</w:t>
      </w:r>
      <w:r w:rsidRPr="00A335BC">
        <w:rPr>
          <w:rFonts w:ascii="Arial" w:hAnsi="Arial" w:cs="Arial"/>
          <w:sz w:val="22"/>
          <w:szCs w:val="22"/>
        </w:rPr>
        <w:t xml:space="preserve">, el SUPERVISOR DE OBRA mediante comunicación dirigida al </w:t>
      </w:r>
      <w:r w:rsidR="000A7671" w:rsidRPr="00A335BC">
        <w:rPr>
          <w:rFonts w:ascii="Arial" w:hAnsi="Arial" w:cs="Arial"/>
          <w:sz w:val="22"/>
          <w:szCs w:val="22"/>
        </w:rPr>
        <w:t xml:space="preserve">CONTRATANTE </w:t>
      </w:r>
      <w:r w:rsidRPr="00A335BC">
        <w:rPr>
          <w:rFonts w:ascii="Arial" w:hAnsi="Arial" w:cs="Arial"/>
          <w:sz w:val="22"/>
          <w:szCs w:val="22"/>
        </w:rPr>
        <w:t>y a</w:t>
      </w:r>
      <w:r w:rsidR="00E7063E" w:rsidRPr="00A335BC">
        <w:rPr>
          <w:rFonts w:ascii="Arial" w:hAnsi="Arial" w:cs="Arial"/>
          <w:sz w:val="22"/>
          <w:szCs w:val="22"/>
        </w:rPr>
        <w:t xml:space="preserve"> </w:t>
      </w:r>
      <w:r w:rsidRPr="00A335BC">
        <w:rPr>
          <w:rFonts w:ascii="Arial" w:hAnsi="Arial" w:cs="Arial"/>
          <w:sz w:val="22"/>
          <w:szCs w:val="22"/>
        </w:rPr>
        <w:t>l</w:t>
      </w:r>
      <w:r w:rsidR="00E7063E" w:rsidRPr="00A335BC">
        <w:rPr>
          <w:rFonts w:ascii="Arial" w:hAnsi="Arial" w:cs="Arial"/>
          <w:sz w:val="22"/>
          <w:szCs w:val="22"/>
        </w:rPr>
        <w:t>a</w:t>
      </w:r>
      <w:r w:rsidRPr="00A335BC">
        <w:rPr>
          <w:rFonts w:ascii="Arial" w:hAnsi="Arial" w:cs="Arial"/>
          <w:sz w:val="22"/>
          <w:szCs w:val="22"/>
        </w:rPr>
        <w:t xml:space="preserve"> </w:t>
      </w:r>
      <w:r w:rsidR="00E7063E" w:rsidRPr="00A335BC">
        <w:rPr>
          <w:rFonts w:ascii="Arial" w:hAnsi="Arial" w:cs="Arial"/>
          <w:sz w:val="22"/>
          <w:szCs w:val="22"/>
        </w:rPr>
        <w:t>SECRETARÍA</w:t>
      </w:r>
      <w:r w:rsidRPr="00A335BC">
        <w:rPr>
          <w:rFonts w:ascii="Arial" w:hAnsi="Arial" w:cs="Arial"/>
          <w:sz w:val="22"/>
          <w:szCs w:val="22"/>
        </w:rPr>
        <w:t xml:space="preserve">, designará a un representante, quien actuará como COORDINADOR </w:t>
      </w:r>
      <w:r w:rsidR="00A13E22" w:rsidRPr="00A335BC">
        <w:rPr>
          <w:rFonts w:ascii="Arial" w:hAnsi="Arial" w:cs="Arial"/>
          <w:sz w:val="22"/>
          <w:szCs w:val="22"/>
        </w:rPr>
        <w:t xml:space="preserve">GENERAL </w:t>
      </w:r>
      <w:r w:rsidRPr="00A335BC">
        <w:rPr>
          <w:rFonts w:ascii="Arial" w:hAnsi="Arial" w:cs="Arial"/>
          <w:sz w:val="22"/>
          <w:szCs w:val="22"/>
        </w:rPr>
        <w:t xml:space="preserve">DE SUPERVISIÓN, el cual deberá tener el poder amplio y suficiente para decidir </w:t>
      </w:r>
      <w:r w:rsidR="00711B34" w:rsidRPr="00A335BC">
        <w:rPr>
          <w:rFonts w:ascii="Arial" w:hAnsi="Arial" w:cs="Arial"/>
          <w:sz w:val="22"/>
          <w:szCs w:val="22"/>
        </w:rPr>
        <w:t xml:space="preserve"> y responsabilizarse de </w:t>
      </w:r>
      <w:r w:rsidRPr="00A335BC">
        <w:rPr>
          <w:rFonts w:ascii="Arial" w:hAnsi="Arial" w:cs="Arial"/>
          <w:sz w:val="22"/>
          <w:szCs w:val="22"/>
        </w:rPr>
        <w:t xml:space="preserve">todo lo relacionado al cumplimiento del </w:t>
      </w:r>
      <w:r w:rsidR="00B925A3" w:rsidRPr="00A335BC">
        <w:rPr>
          <w:rFonts w:ascii="Arial" w:hAnsi="Arial" w:cs="Arial"/>
          <w:sz w:val="22"/>
          <w:szCs w:val="22"/>
        </w:rPr>
        <w:t>Contrato</w:t>
      </w:r>
      <w:r w:rsidRPr="00A335BC">
        <w:rPr>
          <w:rFonts w:ascii="Arial" w:hAnsi="Arial" w:cs="Arial"/>
          <w:sz w:val="22"/>
          <w:szCs w:val="22"/>
        </w:rPr>
        <w:t xml:space="preserve">. Dicho Coordinador deberá tener a disposición del </w:t>
      </w:r>
      <w:r w:rsidR="000A7671" w:rsidRPr="00A335BC">
        <w:rPr>
          <w:rFonts w:ascii="Arial" w:hAnsi="Arial" w:cs="Arial"/>
          <w:sz w:val="22"/>
          <w:szCs w:val="22"/>
        </w:rPr>
        <w:t xml:space="preserve">CONTRATANTE </w:t>
      </w:r>
      <w:r w:rsidRPr="00A335BC">
        <w:rPr>
          <w:rFonts w:ascii="Arial" w:hAnsi="Arial" w:cs="Arial"/>
          <w:sz w:val="22"/>
          <w:szCs w:val="22"/>
        </w:rPr>
        <w:t>y de</w:t>
      </w:r>
      <w:r w:rsidR="00E7063E" w:rsidRPr="00A335BC">
        <w:rPr>
          <w:rFonts w:ascii="Arial" w:hAnsi="Arial" w:cs="Arial"/>
          <w:sz w:val="22"/>
          <w:szCs w:val="22"/>
        </w:rPr>
        <w:t xml:space="preserve"> la SECRETARÍA </w:t>
      </w:r>
      <w:r w:rsidRPr="00A335BC">
        <w:rPr>
          <w:rFonts w:ascii="Arial" w:hAnsi="Arial" w:cs="Arial"/>
          <w:sz w:val="22"/>
          <w:szCs w:val="22"/>
        </w:rPr>
        <w:t xml:space="preserve">la documentación que se genere con motivo de los </w:t>
      </w:r>
      <w:r w:rsidR="00481C65" w:rsidRPr="00A335BC">
        <w:rPr>
          <w:rFonts w:ascii="Arial" w:hAnsi="Arial" w:cs="Arial"/>
          <w:sz w:val="22"/>
          <w:szCs w:val="22"/>
        </w:rPr>
        <w:t xml:space="preserve">SERVICIOS </w:t>
      </w:r>
      <w:r w:rsidRPr="00A335BC">
        <w:rPr>
          <w:rFonts w:ascii="Arial" w:hAnsi="Arial" w:cs="Arial"/>
          <w:sz w:val="22"/>
          <w:szCs w:val="22"/>
        </w:rPr>
        <w:t>ejecutados.</w:t>
      </w:r>
    </w:p>
    <w:p w14:paraId="16142BF6" w14:textId="77777777" w:rsidR="00711B34" w:rsidRPr="00A335BC" w:rsidRDefault="00711B34" w:rsidP="00A335BC">
      <w:pPr>
        <w:jc w:val="both"/>
        <w:rPr>
          <w:rFonts w:ascii="Arial" w:hAnsi="Arial" w:cs="Arial"/>
          <w:sz w:val="22"/>
          <w:szCs w:val="22"/>
        </w:rPr>
      </w:pPr>
    </w:p>
    <w:p w14:paraId="1EE73311" w14:textId="77777777" w:rsidR="00711B34" w:rsidRPr="00A335BC" w:rsidRDefault="00711B34" w:rsidP="00A335BC">
      <w:pPr>
        <w:pStyle w:val="Sinespaciado"/>
        <w:jc w:val="both"/>
        <w:rPr>
          <w:rFonts w:ascii="Arial" w:hAnsi="Arial" w:cs="Arial"/>
          <w:sz w:val="22"/>
          <w:szCs w:val="22"/>
        </w:rPr>
      </w:pPr>
      <w:r w:rsidRPr="00A335BC">
        <w:rPr>
          <w:rFonts w:ascii="Arial" w:hAnsi="Arial" w:cs="Arial"/>
          <w:sz w:val="22"/>
          <w:szCs w:val="22"/>
        </w:rPr>
        <w:t xml:space="preserve">Cualquier orden dada al COORDINADOR GENERAL DE SUPERVISIÓN, por parte del </w:t>
      </w:r>
      <w:r w:rsidR="00E97A89" w:rsidRPr="00A335BC">
        <w:rPr>
          <w:rFonts w:ascii="Arial" w:hAnsi="Arial" w:cs="Arial"/>
          <w:sz w:val="22"/>
          <w:szCs w:val="22"/>
        </w:rPr>
        <w:t>CONTRATANTE</w:t>
      </w:r>
      <w:r w:rsidRPr="00A335BC">
        <w:rPr>
          <w:rFonts w:ascii="Arial" w:hAnsi="Arial" w:cs="Arial"/>
          <w:sz w:val="22"/>
          <w:szCs w:val="22"/>
        </w:rPr>
        <w:t xml:space="preserve"> y/o </w:t>
      </w:r>
      <w:r w:rsidR="00E7063E" w:rsidRPr="00A335BC">
        <w:rPr>
          <w:rFonts w:ascii="Arial" w:hAnsi="Arial" w:cs="Arial"/>
          <w:sz w:val="22"/>
          <w:szCs w:val="22"/>
        </w:rPr>
        <w:t>la SECRETARÍA</w:t>
      </w:r>
      <w:r w:rsidRPr="00A335BC">
        <w:rPr>
          <w:rFonts w:ascii="Arial" w:hAnsi="Arial" w:cs="Arial"/>
          <w:sz w:val="22"/>
          <w:szCs w:val="22"/>
        </w:rPr>
        <w:t xml:space="preserve">, se considerará transmitida </w:t>
      </w:r>
      <w:r w:rsidRPr="00B03EFA">
        <w:rPr>
          <w:rFonts w:ascii="Arial" w:hAnsi="Arial" w:cs="Arial"/>
          <w:sz w:val="22"/>
          <w:szCs w:val="22"/>
        </w:rPr>
        <w:t>directamente a</w:t>
      </w:r>
      <w:r w:rsidR="00E97A89" w:rsidRPr="00B03EFA">
        <w:rPr>
          <w:rFonts w:ascii="Arial" w:hAnsi="Arial" w:cs="Arial"/>
          <w:sz w:val="22"/>
          <w:szCs w:val="22"/>
        </w:rPr>
        <w:t>l</w:t>
      </w:r>
      <w:r w:rsidRPr="00B03EFA">
        <w:rPr>
          <w:rFonts w:ascii="Arial" w:hAnsi="Arial" w:cs="Arial"/>
          <w:sz w:val="22"/>
          <w:szCs w:val="22"/>
        </w:rPr>
        <w:t xml:space="preserve"> </w:t>
      </w:r>
      <w:r w:rsidRPr="00E44986">
        <w:rPr>
          <w:rFonts w:ascii="Arial" w:hAnsi="Arial" w:cs="Arial"/>
          <w:sz w:val="22"/>
          <w:szCs w:val="22"/>
        </w:rPr>
        <w:t>SUPERVISOR</w:t>
      </w:r>
      <w:r w:rsidR="00E97A89" w:rsidRPr="00E44986">
        <w:rPr>
          <w:rFonts w:ascii="Arial" w:hAnsi="Arial" w:cs="Arial"/>
          <w:sz w:val="22"/>
          <w:szCs w:val="22"/>
        </w:rPr>
        <w:t xml:space="preserve"> DE OBRA</w:t>
      </w:r>
      <w:r w:rsidRPr="00B03EFA">
        <w:rPr>
          <w:rFonts w:ascii="Arial" w:hAnsi="Arial" w:cs="Arial"/>
          <w:sz w:val="22"/>
          <w:szCs w:val="22"/>
        </w:rPr>
        <w:t>.</w:t>
      </w:r>
    </w:p>
    <w:p w14:paraId="269EDD95" w14:textId="77777777" w:rsidR="00A1003C" w:rsidRPr="00A335BC" w:rsidRDefault="00A1003C" w:rsidP="00A335BC">
      <w:pPr>
        <w:jc w:val="both"/>
        <w:rPr>
          <w:rFonts w:ascii="Arial" w:hAnsi="Arial" w:cs="Arial"/>
          <w:sz w:val="22"/>
          <w:szCs w:val="22"/>
        </w:rPr>
      </w:pPr>
    </w:p>
    <w:p w14:paraId="37A75EC4"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Para cualquier cambio en la designación del COORDINADOR </w:t>
      </w:r>
      <w:r w:rsidR="00E97A53" w:rsidRPr="00A335BC">
        <w:rPr>
          <w:rFonts w:ascii="Arial" w:hAnsi="Arial" w:cs="Arial"/>
          <w:sz w:val="22"/>
          <w:szCs w:val="22"/>
        </w:rPr>
        <w:t xml:space="preserve">GENERAL </w:t>
      </w:r>
      <w:r w:rsidRPr="00A335BC">
        <w:rPr>
          <w:rFonts w:ascii="Arial" w:hAnsi="Arial" w:cs="Arial"/>
          <w:sz w:val="22"/>
          <w:szCs w:val="22"/>
        </w:rPr>
        <w:t xml:space="preserve">DE SUPERVISIÓN, el SUPERVISOR DE OBRA </w:t>
      </w:r>
      <w:r w:rsidR="00B925A3" w:rsidRPr="00A335BC">
        <w:rPr>
          <w:rFonts w:ascii="Arial" w:hAnsi="Arial" w:cs="Arial"/>
          <w:sz w:val="22"/>
          <w:szCs w:val="22"/>
        </w:rPr>
        <w:t>l</w:t>
      </w:r>
      <w:r w:rsidRPr="00A335BC">
        <w:rPr>
          <w:rFonts w:ascii="Arial" w:hAnsi="Arial" w:cs="Arial"/>
          <w:sz w:val="22"/>
          <w:szCs w:val="22"/>
        </w:rPr>
        <w:t xml:space="preserve">o comunicará por escrito al </w:t>
      </w:r>
      <w:r w:rsidR="00023922" w:rsidRPr="00A335BC">
        <w:rPr>
          <w:rFonts w:ascii="Arial" w:hAnsi="Arial" w:cs="Arial"/>
          <w:sz w:val="22"/>
          <w:szCs w:val="22"/>
        </w:rPr>
        <w:t xml:space="preserve">CONTRATANTE </w:t>
      </w:r>
      <w:r w:rsidRPr="00A335BC">
        <w:rPr>
          <w:rFonts w:ascii="Arial" w:hAnsi="Arial" w:cs="Arial"/>
          <w:sz w:val="22"/>
          <w:szCs w:val="22"/>
        </w:rPr>
        <w:t xml:space="preserve">y </w:t>
      </w:r>
      <w:r w:rsidR="00E7063E" w:rsidRPr="00A335BC">
        <w:rPr>
          <w:rFonts w:ascii="Arial" w:hAnsi="Arial" w:cs="Arial"/>
          <w:sz w:val="22"/>
          <w:szCs w:val="22"/>
        </w:rPr>
        <w:t xml:space="preserve">la SECRETARÍA </w:t>
      </w:r>
      <w:r w:rsidRPr="00A335BC">
        <w:rPr>
          <w:rFonts w:ascii="Arial" w:hAnsi="Arial" w:cs="Arial"/>
          <w:sz w:val="22"/>
          <w:szCs w:val="22"/>
        </w:rPr>
        <w:t xml:space="preserve">con 15 </w:t>
      </w:r>
      <w:r w:rsidR="002A0912" w:rsidRPr="00A335BC">
        <w:rPr>
          <w:rFonts w:ascii="Arial" w:hAnsi="Arial" w:cs="Arial"/>
          <w:sz w:val="22"/>
          <w:szCs w:val="22"/>
        </w:rPr>
        <w:t xml:space="preserve">(quince) </w:t>
      </w:r>
      <w:r w:rsidRPr="00A335BC">
        <w:rPr>
          <w:rFonts w:ascii="Arial" w:hAnsi="Arial" w:cs="Arial"/>
          <w:sz w:val="22"/>
          <w:szCs w:val="22"/>
        </w:rPr>
        <w:t xml:space="preserve">días de anticipación.  Por </w:t>
      </w:r>
      <w:r w:rsidR="0071404D">
        <w:rPr>
          <w:rFonts w:ascii="Arial" w:hAnsi="Arial" w:cs="Arial"/>
          <w:sz w:val="22"/>
          <w:szCs w:val="22"/>
        </w:rPr>
        <w:t xml:space="preserve">su </w:t>
      </w:r>
      <w:r w:rsidRPr="00A335BC">
        <w:rPr>
          <w:rFonts w:ascii="Arial" w:hAnsi="Arial" w:cs="Arial"/>
          <w:sz w:val="22"/>
          <w:szCs w:val="22"/>
        </w:rPr>
        <w:t xml:space="preserve">parte, el </w:t>
      </w:r>
      <w:r w:rsidR="00023922" w:rsidRPr="00A335BC">
        <w:rPr>
          <w:rFonts w:ascii="Arial" w:hAnsi="Arial" w:cs="Arial"/>
          <w:sz w:val="22"/>
          <w:szCs w:val="22"/>
        </w:rPr>
        <w:t xml:space="preserve">CONTRATANTE </w:t>
      </w:r>
      <w:r w:rsidRPr="00A335BC">
        <w:rPr>
          <w:rFonts w:ascii="Arial" w:hAnsi="Arial" w:cs="Arial"/>
          <w:sz w:val="22"/>
          <w:szCs w:val="22"/>
        </w:rPr>
        <w:t xml:space="preserve">y </w:t>
      </w:r>
      <w:r w:rsidR="00E7063E" w:rsidRPr="00A335BC">
        <w:rPr>
          <w:rFonts w:ascii="Arial" w:hAnsi="Arial" w:cs="Arial"/>
          <w:sz w:val="22"/>
          <w:szCs w:val="22"/>
        </w:rPr>
        <w:t>la SECRETARÍA</w:t>
      </w:r>
      <w:r w:rsidRPr="00A335BC">
        <w:rPr>
          <w:rFonts w:ascii="Arial" w:hAnsi="Arial" w:cs="Arial"/>
          <w:sz w:val="22"/>
          <w:szCs w:val="22"/>
        </w:rPr>
        <w:t>, se reservan el derecho de aceptarlo o</w:t>
      </w:r>
      <w:r w:rsidR="0071404D">
        <w:rPr>
          <w:rFonts w:ascii="Arial" w:hAnsi="Arial" w:cs="Arial"/>
          <w:sz w:val="22"/>
          <w:szCs w:val="22"/>
        </w:rPr>
        <w:t>,</w:t>
      </w:r>
      <w:r w:rsidRPr="00A335BC">
        <w:rPr>
          <w:rFonts w:ascii="Arial" w:hAnsi="Arial" w:cs="Arial"/>
          <w:sz w:val="22"/>
          <w:szCs w:val="22"/>
        </w:rPr>
        <w:t xml:space="preserve"> en su caso, solicitar su sustitución, lo cual podrán ejercer en cualquier tiempo.</w:t>
      </w:r>
    </w:p>
    <w:p w14:paraId="2AEB638A" w14:textId="77777777" w:rsidR="00A1003C" w:rsidRPr="00A335BC" w:rsidRDefault="00A1003C" w:rsidP="00A335BC">
      <w:pPr>
        <w:jc w:val="both"/>
        <w:rPr>
          <w:rFonts w:ascii="Arial" w:hAnsi="Arial" w:cs="Arial"/>
          <w:sz w:val="22"/>
          <w:szCs w:val="22"/>
        </w:rPr>
      </w:pPr>
    </w:p>
    <w:p w14:paraId="235672E9"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Al inicio de los </w:t>
      </w:r>
      <w:r w:rsidR="00B26C4C" w:rsidRPr="00A335BC">
        <w:rPr>
          <w:rFonts w:ascii="Arial" w:hAnsi="Arial" w:cs="Arial"/>
          <w:sz w:val="22"/>
          <w:szCs w:val="22"/>
        </w:rPr>
        <w:t>SERVICIOS</w:t>
      </w:r>
      <w:r w:rsidRPr="00A335BC">
        <w:rPr>
          <w:rFonts w:ascii="Arial" w:hAnsi="Arial" w:cs="Arial"/>
          <w:sz w:val="22"/>
          <w:szCs w:val="22"/>
        </w:rPr>
        <w:t xml:space="preserve">, se deberá presentar </w:t>
      </w:r>
      <w:r w:rsidR="00B26C4C" w:rsidRPr="00A335BC">
        <w:rPr>
          <w:rFonts w:ascii="Arial" w:hAnsi="Arial" w:cs="Arial"/>
          <w:sz w:val="22"/>
          <w:szCs w:val="22"/>
        </w:rPr>
        <w:t>a</w:t>
      </w:r>
      <w:r w:rsidR="007C75F1" w:rsidRPr="00A335BC">
        <w:rPr>
          <w:rFonts w:ascii="Arial" w:hAnsi="Arial" w:cs="Arial"/>
          <w:sz w:val="22"/>
          <w:szCs w:val="22"/>
        </w:rPr>
        <w:t xml:space="preserve">l CONTRATANTE, </w:t>
      </w:r>
      <w:r w:rsidR="0071404D">
        <w:rPr>
          <w:rFonts w:ascii="Arial" w:hAnsi="Arial" w:cs="Arial"/>
          <w:sz w:val="22"/>
          <w:szCs w:val="22"/>
        </w:rPr>
        <w:t>a</w:t>
      </w:r>
      <w:r w:rsidR="007C75F1" w:rsidRPr="00A335BC">
        <w:rPr>
          <w:rFonts w:ascii="Arial" w:hAnsi="Arial" w:cs="Arial"/>
          <w:sz w:val="22"/>
          <w:szCs w:val="22"/>
        </w:rPr>
        <w:t>l FONDO y a la SECRETAR</w:t>
      </w:r>
      <w:r w:rsidR="0071404D">
        <w:rPr>
          <w:rFonts w:ascii="Arial" w:hAnsi="Arial" w:cs="Arial"/>
          <w:sz w:val="22"/>
          <w:szCs w:val="22"/>
        </w:rPr>
        <w:t>Í</w:t>
      </w:r>
      <w:r w:rsidR="007C75F1" w:rsidRPr="00A335BC">
        <w:rPr>
          <w:rFonts w:ascii="Arial" w:hAnsi="Arial" w:cs="Arial"/>
          <w:sz w:val="22"/>
          <w:szCs w:val="22"/>
        </w:rPr>
        <w:t>A</w:t>
      </w:r>
      <w:r w:rsidR="00B26C4C" w:rsidRPr="00A335BC">
        <w:rPr>
          <w:rFonts w:ascii="Arial" w:hAnsi="Arial" w:cs="Arial"/>
          <w:sz w:val="22"/>
          <w:szCs w:val="22"/>
        </w:rPr>
        <w:t xml:space="preserve"> </w:t>
      </w:r>
      <w:r w:rsidRPr="00A335BC">
        <w:rPr>
          <w:rFonts w:ascii="Arial" w:hAnsi="Arial" w:cs="Arial"/>
          <w:sz w:val="22"/>
          <w:szCs w:val="22"/>
        </w:rPr>
        <w:t xml:space="preserve">copia de la cédula profesional del COORDINADOR </w:t>
      </w:r>
      <w:r w:rsidR="00E97A53" w:rsidRPr="00A335BC">
        <w:rPr>
          <w:rFonts w:ascii="Arial" w:hAnsi="Arial" w:cs="Arial"/>
          <w:sz w:val="22"/>
          <w:szCs w:val="22"/>
        </w:rPr>
        <w:t xml:space="preserve">GENERAL </w:t>
      </w:r>
      <w:r w:rsidRPr="00A335BC">
        <w:rPr>
          <w:rFonts w:ascii="Arial" w:hAnsi="Arial" w:cs="Arial"/>
          <w:sz w:val="22"/>
          <w:szCs w:val="22"/>
        </w:rPr>
        <w:t>DE SUPERVISIÓN.</w:t>
      </w:r>
    </w:p>
    <w:p w14:paraId="46831CF3" w14:textId="77777777" w:rsidR="00A1003C" w:rsidRPr="00A335BC" w:rsidRDefault="00A1003C" w:rsidP="00A335BC">
      <w:pPr>
        <w:rPr>
          <w:rFonts w:ascii="Arial" w:hAnsi="Arial" w:cs="Arial"/>
          <w:sz w:val="22"/>
          <w:szCs w:val="22"/>
        </w:rPr>
      </w:pPr>
    </w:p>
    <w:p w14:paraId="2EFA7AFB"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QUINTA</w:t>
      </w:r>
      <w:r w:rsidRPr="00A335BC">
        <w:rPr>
          <w:rFonts w:ascii="Arial" w:hAnsi="Arial" w:cs="Arial"/>
          <w:b/>
          <w:sz w:val="22"/>
          <w:szCs w:val="22"/>
        </w:rPr>
        <w:t>. SUSPENSIÓN DEL CONTRATO.-</w:t>
      </w:r>
      <w:r w:rsidRPr="00A335BC">
        <w:rPr>
          <w:rFonts w:ascii="Arial" w:hAnsi="Arial" w:cs="Arial"/>
          <w:sz w:val="22"/>
          <w:szCs w:val="22"/>
        </w:rPr>
        <w:t xml:space="preserve"> El </w:t>
      </w:r>
      <w:r w:rsidR="00023922" w:rsidRPr="00A335BC">
        <w:rPr>
          <w:rFonts w:ascii="Arial" w:hAnsi="Arial" w:cs="Arial"/>
          <w:sz w:val="22"/>
          <w:szCs w:val="22"/>
        </w:rPr>
        <w:t xml:space="preserve">CONTRATANTE </w:t>
      </w:r>
      <w:r w:rsidRPr="00A335BC">
        <w:rPr>
          <w:rFonts w:ascii="Arial" w:hAnsi="Arial" w:cs="Arial"/>
          <w:sz w:val="22"/>
          <w:szCs w:val="22"/>
        </w:rPr>
        <w:t xml:space="preserve">podrá suspender temporalmente en todo o en parte los </w:t>
      </w:r>
      <w:r w:rsidR="00B26C4C" w:rsidRPr="00A335BC">
        <w:rPr>
          <w:rFonts w:ascii="Arial" w:hAnsi="Arial" w:cs="Arial"/>
          <w:sz w:val="22"/>
          <w:szCs w:val="22"/>
        </w:rPr>
        <w:t xml:space="preserve">SERVICIOS </w:t>
      </w:r>
      <w:r w:rsidRPr="00A335BC">
        <w:rPr>
          <w:rFonts w:ascii="Arial" w:hAnsi="Arial" w:cs="Arial"/>
          <w:sz w:val="22"/>
          <w:szCs w:val="22"/>
        </w:rPr>
        <w:t>contratados, y en cualquier momento, por causas justificadas o por razones de interés general, sin que ello implique su terminación definitiva.</w:t>
      </w:r>
    </w:p>
    <w:p w14:paraId="5A4CCDD1" w14:textId="77777777" w:rsidR="00A1003C" w:rsidRPr="00A335BC" w:rsidRDefault="00A1003C" w:rsidP="00A335BC">
      <w:pPr>
        <w:jc w:val="both"/>
        <w:rPr>
          <w:rFonts w:ascii="Arial" w:hAnsi="Arial" w:cs="Arial"/>
          <w:sz w:val="22"/>
          <w:szCs w:val="22"/>
        </w:rPr>
      </w:pPr>
    </w:p>
    <w:p w14:paraId="4F80B493"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Si hubiere necesidad de suspender definitivamente los </w:t>
      </w:r>
      <w:r w:rsidR="00B26C4C" w:rsidRPr="00A335BC">
        <w:rPr>
          <w:rFonts w:ascii="Arial" w:hAnsi="Arial" w:cs="Arial"/>
          <w:sz w:val="22"/>
          <w:szCs w:val="22"/>
        </w:rPr>
        <w:t xml:space="preserve">SERVICIOS </w:t>
      </w:r>
      <w:r w:rsidRPr="00A335BC">
        <w:rPr>
          <w:rFonts w:ascii="Arial" w:hAnsi="Arial" w:cs="Arial"/>
          <w:sz w:val="22"/>
          <w:szCs w:val="22"/>
        </w:rPr>
        <w:t xml:space="preserve">materia de este </w:t>
      </w:r>
      <w:r w:rsidR="00B925A3" w:rsidRPr="00A335BC">
        <w:rPr>
          <w:rFonts w:ascii="Arial" w:hAnsi="Arial" w:cs="Arial"/>
          <w:sz w:val="22"/>
          <w:szCs w:val="22"/>
        </w:rPr>
        <w:t>Contrato</w:t>
      </w:r>
      <w:r w:rsidRPr="00A335BC">
        <w:rPr>
          <w:rFonts w:ascii="Arial" w:hAnsi="Arial" w:cs="Arial"/>
          <w:sz w:val="22"/>
          <w:szCs w:val="22"/>
        </w:rPr>
        <w:t xml:space="preserve">, el </w:t>
      </w:r>
      <w:r w:rsidR="00023922" w:rsidRPr="00A335BC">
        <w:rPr>
          <w:rFonts w:ascii="Arial" w:hAnsi="Arial" w:cs="Arial"/>
          <w:sz w:val="22"/>
          <w:szCs w:val="22"/>
        </w:rPr>
        <w:t xml:space="preserve">CONTRATANTE </w:t>
      </w:r>
      <w:r w:rsidRPr="00A335BC">
        <w:rPr>
          <w:rFonts w:ascii="Arial" w:hAnsi="Arial" w:cs="Arial"/>
          <w:sz w:val="22"/>
          <w:szCs w:val="22"/>
        </w:rPr>
        <w:t xml:space="preserve">dará aviso al SUPERVISOR DE OBRA, de ser posible, con </w:t>
      </w:r>
      <w:r w:rsidR="002A0912" w:rsidRPr="00A335BC">
        <w:rPr>
          <w:rFonts w:ascii="Arial" w:hAnsi="Arial" w:cs="Arial"/>
          <w:sz w:val="22"/>
          <w:szCs w:val="22"/>
        </w:rPr>
        <w:t>15 (</w:t>
      </w:r>
      <w:r w:rsidRPr="00A335BC">
        <w:rPr>
          <w:rFonts w:ascii="Arial" w:hAnsi="Arial" w:cs="Arial"/>
          <w:sz w:val="22"/>
          <w:szCs w:val="22"/>
        </w:rPr>
        <w:t>quince</w:t>
      </w:r>
      <w:r w:rsidR="002A0912" w:rsidRPr="00A335BC">
        <w:rPr>
          <w:rFonts w:ascii="Arial" w:hAnsi="Arial" w:cs="Arial"/>
          <w:sz w:val="22"/>
          <w:szCs w:val="22"/>
        </w:rPr>
        <w:t>)</w:t>
      </w:r>
      <w:r w:rsidRPr="00A335BC">
        <w:rPr>
          <w:rFonts w:ascii="Arial" w:hAnsi="Arial" w:cs="Arial"/>
          <w:sz w:val="22"/>
          <w:szCs w:val="22"/>
        </w:rPr>
        <w:t xml:space="preserve"> días naturales de anticipación, con el objeto de que el SUPERVISOR DE OBRA elabor</w:t>
      </w:r>
      <w:r w:rsidR="0071404D">
        <w:rPr>
          <w:rFonts w:ascii="Arial" w:hAnsi="Arial" w:cs="Arial"/>
          <w:sz w:val="22"/>
          <w:szCs w:val="22"/>
        </w:rPr>
        <w:t>e</w:t>
      </w:r>
      <w:r w:rsidRPr="00A335BC">
        <w:rPr>
          <w:rFonts w:ascii="Arial" w:hAnsi="Arial" w:cs="Arial"/>
          <w:sz w:val="22"/>
          <w:szCs w:val="22"/>
        </w:rPr>
        <w:t xml:space="preserve"> un documento descriptivo del estado que guarden los </w:t>
      </w:r>
      <w:r w:rsidR="00B26C4C" w:rsidRPr="00A335BC">
        <w:rPr>
          <w:rFonts w:ascii="Arial" w:hAnsi="Arial" w:cs="Arial"/>
          <w:sz w:val="22"/>
          <w:szCs w:val="22"/>
        </w:rPr>
        <w:t xml:space="preserve">SERVICIOS </w:t>
      </w:r>
      <w:r w:rsidRPr="00A335BC">
        <w:rPr>
          <w:rFonts w:ascii="Arial" w:hAnsi="Arial" w:cs="Arial"/>
          <w:sz w:val="22"/>
          <w:szCs w:val="22"/>
        </w:rPr>
        <w:t xml:space="preserve">al momento de la suspensión, debiendo presentar el SUPERVISOR DE OBRA dicho informe al </w:t>
      </w:r>
      <w:r w:rsidR="00A13E22" w:rsidRPr="00A335BC">
        <w:rPr>
          <w:rFonts w:ascii="Arial" w:hAnsi="Arial" w:cs="Arial"/>
          <w:sz w:val="22"/>
          <w:szCs w:val="22"/>
        </w:rPr>
        <w:t>CONTRATANTE</w:t>
      </w:r>
      <w:r w:rsidRPr="00A335BC">
        <w:rPr>
          <w:rFonts w:ascii="Arial" w:hAnsi="Arial" w:cs="Arial"/>
          <w:sz w:val="22"/>
          <w:szCs w:val="22"/>
        </w:rPr>
        <w:t>, a</w:t>
      </w:r>
      <w:r w:rsidR="00E7063E" w:rsidRPr="00A335BC">
        <w:rPr>
          <w:rFonts w:ascii="Arial" w:hAnsi="Arial" w:cs="Arial"/>
          <w:sz w:val="22"/>
          <w:szCs w:val="22"/>
        </w:rPr>
        <w:t xml:space="preserve"> la SECRETARÍA</w:t>
      </w:r>
      <w:r w:rsidR="00576055" w:rsidRPr="00A335BC">
        <w:rPr>
          <w:rFonts w:ascii="Arial" w:hAnsi="Arial" w:cs="Arial"/>
          <w:sz w:val="22"/>
          <w:szCs w:val="22"/>
        </w:rPr>
        <w:t xml:space="preserve"> </w:t>
      </w:r>
      <w:r w:rsidRPr="00A335BC">
        <w:rPr>
          <w:rFonts w:ascii="Arial" w:hAnsi="Arial" w:cs="Arial"/>
          <w:sz w:val="22"/>
          <w:szCs w:val="22"/>
        </w:rPr>
        <w:t xml:space="preserve">y al FONDO, dentro de los </w:t>
      </w:r>
      <w:r w:rsidR="002A0912" w:rsidRPr="00A335BC">
        <w:rPr>
          <w:rFonts w:ascii="Arial" w:hAnsi="Arial" w:cs="Arial"/>
          <w:sz w:val="22"/>
          <w:szCs w:val="22"/>
        </w:rPr>
        <w:t>30 (</w:t>
      </w:r>
      <w:r w:rsidRPr="00A335BC">
        <w:rPr>
          <w:rFonts w:ascii="Arial" w:hAnsi="Arial" w:cs="Arial"/>
          <w:sz w:val="22"/>
          <w:szCs w:val="22"/>
        </w:rPr>
        <w:t>treinta</w:t>
      </w:r>
      <w:r w:rsidR="002A0912" w:rsidRPr="00A335BC">
        <w:rPr>
          <w:rFonts w:ascii="Arial" w:hAnsi="Arial" w:cs="Arial"/>
          <w:sz w:val="22"/>
          <w:szCs w:val="22"/>
        </w:rPr>
        <w:t>)</w:t>
      </w:r>
      <w:r w:rsidRPr="00A335BC">
        <w:rPr>
          <w:rFonts w:ascii="Arial" w:hAnsi="Arial" w:cs="Arial"/>
          <w:sz w:val="22"/>
          <w:szCs w:val="22"/>
        </w:rPr>
        <w:t xml:space="preserve"> días naturales siguientes al aviso de dicha suspensión.</w:t>
      </w:r>
    </w:p>
    <w:p w14:paraId="179C4997" w14:textId="77777777" w:rsidR="00A1003C" w:rsidRPr="00A335BC" w:rsidRDefault="00A1003C" w:rsidP="00A335BC">
      <w:pPr>
        <w:jc w:val="both"/>
        <w:rPr>
          <w:rFonts w:ascii="Arial" w:hAnsi="Arial" w:cs="Arial"/>
          <w:sz w:val="22"/>
          <w:szCs w:val="22"/>
        </w:rPr>
      </w:pPr>
    </w:p>
    <w:p w14:paraId="61BFE5B1"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El presente </w:t>
      </w:r>
      <w:r w:rsidR="00532854" w:rsidRPr="00A335BC">
        <w:rPr>
          <w:rFonts w:ascii="Arial" w:hAnsi="Arial" w:cs="Arial"/>
          <w:sz w:val="22"/>
          <w:szCs w:val="22"/>
        </w:rPr>
        <w:t xml:space="preserve">Contrato </w:t>
      </w:r>
      <w:r w:rsidRPr="00A335BC">
        <w:rPr>
          <w:rFonts w:ascii="Arial" w:hAnsi="Arial" w:cs="Arial"/>
          <w:sz w:val="22"/>
          <w:szCs w:val="22"/>
        </w:rPr>
        <w:t>podrá continuar produciendo todos sus efectos legales una vez que hayan desaparecido las causas que motivaron la referida suspensión.</w:t>
      </w:r>
    </w:p>
    <w:p w14:paraId="19DBAE37" w14:textId="77777777" w:rsidR="00A1003C" w:rsidRPr="00A335BC" w:rsidRDefault="00A1003C" w:rsidP="00A335BC">
      <w:pPr>
        <w:jc w:val="both"/>
        <w:rPr>
          <w:rFonts w:ascii="Arial" w:hAnsi="Arial" w:cs="Arial"/>
          <w:sz w:val="22"/>
          <w:szCs w:val="22"/>
        </w:rPr>
      </w:pPr>
    </w:p>
    <w:p w14:paraId="1BB73193"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SEXTA</w:t>
      </w:r>
      <w:r w:rsidRPr="00A335BC">
        <w:rPr>
          <w:rFonts w:ascii="Arial" w:hAnsi="Arial" w:cs="Arial"/>
          <w:b/>
          <w:sz w:val="22"/>
          <w:szCs w:val="22"/>
        </w:rPr>
        <w:t>. RESCISIÓN ADMINISTRATIVA.-</w:t>
      </w:r>
      <w:r w:rsidRPr="00A335BC">
        <w:rPr>
          <w:rFonts w:ascii="Arial" w:hAnsi="Arial" w:cs="Arial"/>
          <w:sz w:val="22"/>
          <w:szCs w:val="22"/>
        </w:rPr>
        <w:t xml:space="preserve"> El </w:t>
      </w:r>
      <w:r w:rsidR="00023922" w:rsidRPr="00A335BC">
        <w:rPr>
          <w:rFonts w:ascii="Arial" w:hAnsi="Arial" w:cs="Arial"/>
          <w:sz w:val="22"/>
          <w:szCs w:val="22"/>
        </w:rPr>
        <w:t xml:space="preserve">CONTRATANTE </w:t>
      </w:r>
      <w:r w:rsidRPr="00A335BC">
        <w:rPr>
          <w:rFonts w:ascii="Arial" w:hAnsi="Arial" w:cs="Arial"/>
          <w:sz w:val="22"/>
          <w:szCs w:val="22"/>
        </w:rPr>
        <w:t xml:space="preserve">podrá en cualquier momento rescindir administrativamente este </w:t>
      </w:r>
      <w:r w:rsidR="00532854" w:rsidRPr="00A335BC">
        <w:rPr>
          <w:rFonts w:ascii="Arial" w:hAnsi="Arial" w:cs="Arial"/>
          <w:sz w:val="22"/>
          <w:szCs w:val="22"/>
        </w:rPr>
        <w:t>Contrato</w:t>
      </w:r>
      <w:r w:rsidRPr="00A335BC">
        <w:rPr>
          <w:rFonts w:ascii="Arial" w:hAnsi="Arial" w:cs="Arial"/>
          <w:sz w:val="22"/>
          <w:szCs w:val="22"/>
        </w:rPr>
        <w:t>, sin necesidad de declaración judicial, por contravención del SUPERVISOR DE OBRA a las disposiciones, lineamientos, procedimientos, y requisitos que establecen las normas de construcción y demás disposiciones administrativas</w:t>
      </w:r>
      <w:r w:rsidR="00A13E22" w:rsidRPr="00A335BC">
        <w:rPr>
          <w:rFonts w:ascii="Arial" w:hAnsi="Arial" w:cs="Arial"/>
          <w:sz w:val="22"/>
          <w:szCs w:val="22"/>
        </w:rPr>
        <w:t xml:space="preserve"> y legales</w:t>
      </w:r>
      <w:r w:rsidRPr="00A335BC">
        <w:rPr>
          <w:rFonts w:ascii="Arial" w:hAnsi="Arial" w:cs="Arial"/>
          <w:sz w:val="22"/>
          <w:szCs w:val="22"/>
        </w:rPr>
        <w:t xml:space="preserve"> sobre la materia, así como por el incumplimiento de cualesquiera de las obligaciones del SUPERVISOR DE OBRA que se establecen en </w:t>
      </w:r>
      <w:r w:rsidR="007A5C07" w:rsidRPr="00A335BC">
        <w:rPr>
          <w:rFonts w:ascii="Arial" w:hAnsi="Arial" w:cs="Arial"/>
          <w:sz w:val="22"/>
          <w:szCs w:val="22"/>
        </w:rPr>
        <w:t xml:space="preserve">el </w:t>
      </w:r>
      <w:r w:rsidR="00B925A3" w:rsidRPr="00A335BC">
        <w:rPr>
          <w:rFonts w:ascii="Arial" w:hAnsi="Arial" w:cs="Arial"/>
          <w:sz w:val="22"/>
          <w:szCs w:val="22"/>
        </w:rPr>
        <w:t>Contrato</w:t>
      </w:r>
      <w:r w:rsidRPr="00A335BC">
        <w:rPr>
          <w:rFonts w:ascii="Arial" w:hAnsi="Arial" w:cs="Arial"/>
          <w:sz w:val="22"/>
          <w:szCs w:val="22"/>
        </w:rPr>
        <w:t xml:space="preserve">. La rescisión será inmediata sin responsabilidad para el </w:t>
      </w:r>
      <w:r w:rsidR="00A13E22" w:rsidRPr="00A335BC">
        <w:rPr>
          <w:rFonts w:ascii="Arial" w:hAnsi="Arial" w:cs="Arial"/>
          <w:sz w:val="22"/>
          <w:szCs w:val="22"/>
        </w:rPr>
        <w:t>CONTRATANTE</w:t>
      </w:r>
      <w:r w:rsidRPr="00A335BC">
        <w:rPr>
          <w:rFonts w:ascii="Arial" w:hAnsi="Arial" w:cs="Arial"/>
          <w:sz w:val="22"/>
          <w:szCs w:val="22"/>
        </w:rPr>
        <w:t xml:space="preserve">, en cuyo caso éste aplicará las penas convencionales conforme a lo establecido en este </w:t>
      </w:r>
      <w:r w:rsidR="00B925A3" w:rsidRPr="00A335BC">
        <w:rPr>
          <w:rFonts w:ascii="Arial" w:hAnsi="Arial" w:cs="Arial"/>
          <w:sz w:val="22"/>
          <w:szCs w:val="22"/>
        </w:rPr>
        <w:t xml:space="preserve">Contrato </w:t>
      </w:r>
      <w:r w:rsidRPr="00A335BC">
        <w:rPr>
          <w:rFonts w:ascii="Arial" w:hAnsi="Arial" w:cs="Arial"/>
          <w:sz w:val="22"/>
          <w:szCs w:val="22"/>
        </w:rPr>
        <w:t>y hará efectivas las garantías otorgadas por el SUPERVISOR DE OBRA.</w:t>
      </w:r>
    </w:p>
    <w:p w14:paraId="5DF593B7" w14:textId="77777777" w:rsidR="00A1003C" w:rsidRPr="00A335BC" w:rsidRDefault="00A1003C" w:rsidP="00A335BC">
      <w:pPr>
        <w:jc w:val="both"/>
        <w:rPr>
          <w:rFonts w:ascii="Arial" w:hAnsi="Arial" w:cs="Arial"/>
          <w:sz w:val="22"/>
          <w:szCs w:val="22"/>
        </w:rPr>
      </w:pPr>
    </w:p>
    <w:p w14:paraId="3130BFFA"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Se procederá a la rescisión administrativa del </w:t>
      </w:r>
      <w:r w:rsidR="00532854" w:rsidRPr="00A335BC">
        <w:rPr>
          <w:rFonts w:ascii="Arial" w:hAnsi="Arial" w:cs="Arial"/>
          <w:sz w:val="22"/>
          <w:szCs w:val="22"/>
        </w:rPr>
        <w:t xml:space="preserve">Contrato </w:t>
      </w:r>
      <w:r w:rsidRPr="00A335BC">
        <w:rPr>
          <w:rFonts w:ascii="Arial" w:hAnsi="Arial" w:cs="Arial"/>
          <w:sz w:val="22"/>
          <w:szCs w:val="22"/>
        </w:rPr>
        <w:t>cuando se presente alguna de las causas que se establecen de manera enunciativa más no limitativa</w:t>
      </w:r>
      <w:r w:rsidR="0071404D" w:rsidRPr="0071404D">
        <w:rPr>
          <w:rFonts w:ascii="Arial" w:hAnsi="Arial" w:cs="Arial"/>
          <w:sz w:val="22"/>
          <w:szCs w:val="22"/>
        </w:rPr>
        <w:t xml:space="preserve"> </w:t>
      </w:r>
      <w:r w:rsidR="0071404D" w:rsidRPr="00A335BC">
        <w:rPr>
          <w:rFonts w:ascii="Arial" w:hAnsi="Arial" w:cs="Arial"/>
          <w:sz w:val="22"/>
          <w:szCs w:val="22"/>
        </w:rPr>
        <w:t>a continuación</w:t>
      </w:r>
      <w:r w:rsidRPr="00A335BC">
        <w:rPr>
          <w:rFonts w:ascii="Arial" w:hAnsi="Arial" w:cs="Arial"/>
          <w:sz w:val="22"/>
          <w:szCs w:val="22"/>
        </w:rPr>
        <w:t>:</w:t>
      </w:r>
    </w:p>
    <w:p w14:paraId="3641B442" w14:textId="77777777" w:rsidR="00A1003C" w:rsidRPr="00A335BC" w:rsidRDefault="00A1003C" w:rsidP="00A335BC">
      <w:pPr>
        <w:rPr>
          <w:rFonts w:ascii="Arial" w:hAnsi="Arial" w:cs="Arial"/>
          <w:sz w:val="22"/>
          <w:szCs w:val="22"/>
        </w:rPr>
      </w:pPr>
    </w:p>
    <w:p w14:paraId="11AD2B09"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Si previamente a la firma de este </w:t>
      </w:r>
      <w:r w:rsidR="00532854" w:rsidRPr="00A335BC">
        <w:rPr>
          <w:rFonts w:ascii="Arial" w:hAnsi="Arial" w:cs="Arial"/>
          <w:sz w:val="22"/>
          <w:szCs w:val="22"/>
        </w:rPr>
        <w:t>Contrato</w:t>
      </w:r>
      <w:r w:rsidRPr="00A335BC">
        <w:rPr>
          <w:rFonts w:ascii="Arial" w:hAnsi="Arial" w:cs="Arial"/>
          <w:sz w:val="22"/>
          <w:szCs w:val="22"/>
        </w:rPr>
        <w:t xml:space="preserve">, o durante su cumplimiento, el SUPERVISOR DE OBRA ha proporcionado datos falsos al </w:t>
      </w:r>
      <w:r w:rsidR="00023922" w:rsidRPr="00A335BC">
        <w:rPr>
          <w:rFonts w:ascii="Arial" w:hAnsi="Arial" w:cs="Arial"/>
          <w:sz w:val="22"/>
          <w:szCs w:val="22"/>
        </w:rPr>
        <w:t>CONTRATANTE</w:t>
      </w:r>
      <w:r w:rsidRPr="00A335BC">
        <w:rPr>
          <w:rFonts w:ascii="Arial" w:hAnsi="Arial" w:cs="Arial"/>
          <w:sz w:val="22"/>
          <w:szCs w:val="22"/>
        </w:rPr>
        <w:t xml:space="preserve">, o aun cuando siendo reales, éstos hayan variado y no hubiere dado aviso de ellos al </w:t>
      </w:r>
      <w:r w:rsidR="00A13E22" w:rsidRPr="00A335BC">
        <w:rPr>
          <w:rFonts w:ascii="Arial" w:hAnsi="Arial" w:cs="Arial"/>
          <w:sz w:val="22"/>
          <w:szCs w:val="22"/>
        </w:rPr>
        <w:t xml:space="preserve">CONTRATANTE </w:t>
      </w:r>
      <w:r w:rsidRPr="00A335BC">
        <w:rPr>
          <w:rFonts w:ascii="Arial" w:hAnsi="Arial" w:cs="Arial"/>
          <w:sz w:val="22"/>
          <w:szCs w:val="22"/>
        </w:rPr>
        <w:t xml:space="preserve">y que tal variación pueda afectar o limitar en cualquier forma, a juicio del </w:t>
      </w:r>
      <w:r w:rsidR="00826DDC" w:rsidRPr="00A335BC">
        <w:rPr>
          <w:rFonts w:ascii="Arial" w:hAnsi="Arial" w:cs="Arial"/>
          <w:sz w:val="22"/>
          <w:szCs w:val="22"/>
        </w:rPr>
        <w:t>CONTRATANTE</w:t>
      </w:r>
      <w:r w:rsidRPr="00A335BC">
        <w:rPr>
          <w:rFonts w:ascii="Arial" w:hAnsi="Arial" w:cs="Arial"/>
          <w:sz w:val="22"/>
          <w:szCs w:val="22"/>
        </w:rPr>
        <w:t>, el cumplimiento de las obligaciones a cargo del SUPERVISOR DE OBRA.</w:t>
      </w:r>
    </w:p>
    <w:p w14:paraId="3B58B0B1" w14:textId="77777777" w:rsidR="00A1003C" w:rsidRPr="00A335BC" w:rsidRDefault="00A1003C" w:rsidP="00A335BC">
      <w:pPr>
        <w:rPr>
          <w:rFonts w:ascii="Arial" w:hAnsi="Arial" w:cs="Arial"/>
          <w:sz w:val="22"/>
          <w:szCs w:val="22"/>
        </w:rPr>
      </w:pPr>
    </w:p>
    <w:p w14:paraId="547F4786"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Si el SUPERVISOR DE OBRA por causas imputables a él, no inicia los </w:t>
      </w:r>
      <w:r w:rsidR="00B26C4C" w:rsidRPr="00A335BC">
        <w:rPr>
          <w:rFonts w:ascii="Arial" w:hAnsi="Arial" w:cs="Arial"/>
          <w:sz w:val="22"/>
          <w:szCs w:val="22"/>
        </w:rPr>
        <w:t xml:space="preserve">SERVICIOS </w:t>
      </w:r>
      <w:r w:rsidRPr="00A335BC">
        <w:rPr>
          <w:rFonts w:ascii="Arial" w:hAnsi="Arial" w:cs="Arial"/>
          <w:sz w:val="22"/>
          <w:szCs w:val="22"/>
        </w:rPr>
        <w:t xml:space="preserve">objeto del </w:t>
      </w:r>
      <w:r w:rsidR="00532854" w:rsidRPr="00A335BC">
        <w:rPr>
          <w:rFonts w:ascii="Arial" w:hAnsi="Arial" w:cs="Arial"/>
          <w:sz w:val="22"/>
          <w:szCs w:val="22"/>
        </w:rPr>
        <w:t xml:space="preserve">Contrato </w:t>
      </w:r>
      <w:r w:rsidRPr="00A335BC">
        <w:rPr>
          <w:rFonts w:ascii="Arial" w:hAnsi="Arial" w:cs="Arial"/>
          <w:sz w:val="22"/>
          <w:szCs w:val="22"/>
        </w:rPr>
        <w:t xml:space="preserve">en la fecha que le señale el </w:t>
      </w:r>
      <w:r w:rsidR="00826DDC" w:rsidRPr="00A335BC">
        <w:rPr>
          <w:rFonts w:ascii="Arial" w:hAnsi="Arial" w:cs="Arial"/>
          <w:sz w:val="22"/>
          <w:szCs w:val="22"/>
        </w:rPr>
        <w:t>CONTRATANTE</w:t>
      </w:r>
      <w:r w:rsidRPr="00A335BC">
        <w:rPr>
          <w:rFonts w:ascii="Arial" w:hAnsi="Arial" w:cs="Arial"/>
          <w:sz w:val="22"/>
          <w:szCs w:val="22"/>
        </w:rPr>
        <w:t>.</w:t>
      </w:r>
    </w:p>
    <w:p w14:paraId="31E7B5A0" w14:textId="77777777" w:rsidR="00A1003C" w:rsidRPr="00A335BC" w:rsidRDefault="00A1003C" w:rsidP="00A335BC">
      <w:pPr>
        <w:pStyle w:val="Prrafodelista"/>
        <w:jc w:val="both"/>
        <w:rPr>
          <w:rFonts w:ascii="Arial" w:hAnsi="Arial" w:cs="Arial"/>
          <w:sz w:val="22"/>
          <w:szCs w:val="22"/>
        </w:rPr>
      </w:pPr>
    </w:p>
    <w:p w14:paraId="212F7BB7"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Si el SUPERVISOR DE OBRA suspende injustificadamente la ejecución de los </w:t>
      </w:r>
      <w:r w:rsidR="00B26C4C" w:rsidRPr="00A335BC">
        <w:rPr>
          <w:rFonts w:ascii="Arial" w:hAnsi="Arial" w:cs="Arial"/>
          <w:sz w:val="22"/>
          <w:szCs w:val="22"/>
        </w:rPr>
        <w:t xml:space="preserve">SERVICIOS </w:t>
      </w:r>
      <w:r w:rsidRPr="00A335BC">
        <w:rPr>
          <w:rFonts w:ascii="Arial" w:hAnsi="Arial" w:cs="Arial"/>
          <w:sz w:val="22"/>
          <w:szCs w:val="22"/>
        </w:rPr>
        <w:t xml:space="preserve">o se niega a reponer alguna parte de ellos, que hubiere sido detectada como mal ejecutados por el </w:t>
      </w:r>
      <w:r w:rsidR="00826DDC" w:rsidRPr="00A335BC">
        <w:rPr>
          <w:rFonts w:ascii="Arial" w:hAnsi="Arial" w:cs="Arial"/>
          <w:sz w:val="22"/>
          <w:szCs w:val="22"/>
        </w:rPr>
        <w:t xml:space="preserve">CONTRATANTE </w:t>
      </w:r>
      <w:r w:rsidRPr="00A335BC">
        <w:rPr>
          <w:rFonts w:ascii="Arial" w:hAnsi="Arial" w:cs="Arial"/>
          <w:sz w:val="22"/>
          <w:szCs w:val="22"/>
        </w:rPr>
        <w:t>o sus representantes.</w:t>
      </w:r>
    </w:p>
    <w:p w14:paraId="35A9E4FC" w14:textId="77777777" w:rsidR="00A1003C" w:rsidRPr="00A335BC" w:rsidRDefault="00A1003C" w:rsidP="00A335BC">
      <w:pPr>
        <w:pStyle w:val="Prrafodelista"/>
        <w:rPr>
          <w:rFonts w:ascii="Arial" w:hAnsi="Arial" w:cs="Arial"/>
          <w:sz w:val="22"/>
          <w:szCs w:val="22"/>
        </w:rPr>
      </w:pPr>
    </w:p>
    <w:p w14:paraId="51C278A7"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Si el SUPERVISOR DE OBRA no ejecuta los </w:t>
      </w:r>
      <w:r w:rsidR="00B26C4C" w:rsidRPr="00A335BC">
        <w:rPr>
          <w:rFonts w:ascii="Arial" w:hAnsi="Arial" w:cs="Arial"/>
          <w:sz w:val="22"/>
          <w:szCs w:val="22"/>
        </w:rPr>
        <w:t xml:space="preserve">SERVICIOS </w:t>
      </w:r>
      <w:r w:rsidRPr="00A335BC">
        <w:rPr>
          <w:rFonts w:ascii="Arial" w:hAnsi="Arial" w:cs="Arial"/>
          <w:sz w:val="22"/>
          <w:szCs w:val="22"/>
        </w:rPr>
        <w:t xml:space="preserve">de conformidad con lo estipulado en el </w:t>
      </w:r>
      <w:r w:rsidR="00532854" w:rsidRPr="00A335BC">
        <w:rPr>
          <w:rFonts w:ascii="Arial" w:hAnsi="Arial" w:cs="Arial"/>
          <w:sz w:val="22"/>
          <w:szCs w:val="22"/>
        </w:rPr>
        <w:t xml:space="preserve">Contrato </w:t>
      </w:r>
      <w:r w:rsidRPr="00A335BC">
        <w:rPr>
          <w:rFonts w:ascii="Arial" w:hAnsi="Arial" w:cs="Arial"/>
          <w:sz w:val="22"/>
          <w:szCs w:val="22"/>
        </w:rPr>
        <w:t xml:space="preserve">o sin motivo justificado no acata las órdenes dadas por el </w:t>
      </w:r>
      <w:r w:rsidR="00826DDC" w:rsidRPr="00A335BC">
        <w:rPr>
          <w:rFonts w:ascii="Arial" w:hAnsi="Arial" w:cs="Arial"/>
          <w:sz w:val="22"/>
          <w:szCs w:val="22"/>
        </w:rPr>
        <w:t>CONTRATANTE</w:t>
      </w:r>
      <w:r w:rsidRPr="00A335BC">
        <w:rPr>
          <w:rFonts w:ascii="Arial" w:hAnsi="Arial" w:cs="Arial"/>
          <w:sz w:val="22"/>
          <w:szCs w:val="22"/>
        </w:rPr>
        <w:t>.</w:t>
      </w:r>
    </w:p>
    <w:p w14:paraId="2C9B8818" w14:textId="77777777" w:rsidR="00A1003C" w:rsidRPr="00A335BC" w:rsidRDefault="00A1003C" w:rsidP="00A335BC">
      <w:pPr>
        <w:pStyle w:val="Prrafodelista"/>
        <w:rPr>
          <w:rFonts w:ascii="Arial" w:hAnsi="Arial" w:cs="Arial"/>
          <w:sz w:val="22"/>
          <w:szCs w:val="22"/>
        </w:rPr>
      </w:pPr>
    </w:p>
    <w:p w14:paraId="65C0C9FF"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Si el SUPERVISOR DE OBRA es declarado en concurso mercantil, en los términos de la Ley de Concursos Mercantiles.</w:t>
      </w:r>
    </w:p>
    <w:p w14:paraId="30122E34" w14:textId="77777777" w:rsidR="00A1003C" w:rsidRPr="00A335BC" w:rsidRDefault="00A1003C" w:rsidP="00A335BC">
      <w:pPr>
        <w:pStyle w:val="Prrafodelista"/>
        <w:rPr>
          <w:rFonts w:ascii="Arial" w:hAnsi="Arial" w:cs="Arial"/>
          <w:sz w:val="22"/>
          <w:szCs w:val="22"/>
        </w:rPr>
      </w:pPr>
    </w:p>
    <w:p w14:paraId="44835051"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lastRenderedPageBreak/>
        <w:t xml:space="preserve">Si el SUPERVISOR DE OBRA subcontrata todo a parte de los </w:t>
      </w:r>
      <w:r w:rsidR="00B26C4C" w:rsidRPr="00A335BC">
        <w:rPr>
          <w:rFonts w:ascii="Arial" w:hAnsi="Arial" w:cs="Arial"/>
          <w:sz w:val="22"/>
          <w:szCs w:val="22"/>
        </w:rPr>
        <w:t xml:space="preserve">SERVICIOS </w:t>
      </w:r>
      <w:r w:rsidRPr="00A335BC">
        <w:rPr>
          <w:rFonts w:ascii="Arial" w:hAnsi="Arial" w:cs="Arial"/>
          <w:sz w:val="22"/>
          <w:szCs w:val="22"/>
        </w:rPr>
        <w:t xml:space="preserve">sin contar con la previa autorización expresa y por escrito del </w:t>
      </w:r>
      <w:r w:rsidR="00A13E22" w:rsidRPr="00A335BC">
        <w:rPr>
          <w:rFonts w:ascii="Arial" w:hAnsi="Arial" w:cs="Arial"/>
          <w:sz w:val="22"/>
          <w:szCs w:val="22"/>
        </w:rPr>
        <w:t>CONTRATANTE</w:t>
      </w:r>
      <w:r w:rsidR="00A1344C" w:rsidRPr="00A335BC">
        <w:rPr>
          <w:rFonts w:ascii="Arial" w:hAnsi="Arial" w:cs="Arial"/>
          <w:sz w:val="22"/>
          <w:szCs w:val="22"/>
        </w:rPr>
        <w:t>, de</w:t>
      </w:r>
      <w:r w:rsidR="00E7063E" w:rsidRPr="00A335BC">
        <w:rPr>
          <w:rFonts w:ascii="Arial" w:hAnsi="Arial" w:cs="Arial"/>
          <w:sz w:val="22"/>
          <w:szCs w:val="22"/>
        </w:rPr>
        <w:t xml:space="preserve"> la SECRETARÍA </w:t>
      </w:r>
      <w:r w:rsidR="00A1344C" w:rsidRPr="00A335BC">
        <w:rPr>
          <w:rFonts w:ascii="Arial" w:hAnsi="Arial" w:cs="Arial"/>
          <w:sz w:val="22"/>
          <w:szCs w:val="22"/>
        </w:rPr>
        <w:t xml:space="preserve">y </w:t>
      </w:r>
      <w:r w:rsidR="0071404D" w:rsidRPr="00A335BC">
        <w:rPr>
          <w:rFonts w:ascii="Arial" w:hAnsi="Arial" w:cs="Arial"/>
          <w:sz w:val="22"/>
          <w:szCs w:val="22"/>
        </w:rPr>
        <w:t xml:space="preserve">del </w:t>
      </w:r>
      <w:r w:rsidR="00A1344C" w:rsidRPr="00A335BC">
        <w:rPr>
          <w:rFonts w:ascii="Arial" w:hAnsi="Arial" w:cs="Arial"/>
          <w:sz w:val="22"/>
          <w:szCs w:val="22"/>
        </w:rPr>
        <w:t>FONDO</w:t>
      </w:r>
      <w:r w:rsidRPr="00A335BC">
        <w:rPr>
          <w:rFonts w:ascii="Arial" w:hAnsi="Arial" w:cs="Arial"/>
          <w:sz w:val="22"/>
          <w:szCs w:val="22"/>
        </w:rPr>
        <w:t>.</w:t>
      </w:r>
    </w:p>
    <w:p w14:paraId="7CACFB94" w14:textId="77777777" w:rsidR="00A1003C" w:rsidRPr="00A335BC" w:rsidRDefault="00A1003C" w:rsidP="00A335BC">
      <w:pPr>
        <w:rPr>
          <w:rFonts w:ascii="Arial" w:hAnsi="Arial" w:cs="Arial"/>
          <w:sz w:val="22"/>
          <w:szCs w:val="22"/>
        </w:rPr>
      </w:pPr>
    </w:p>
    <w:p w14:paraId="133C59E6"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Si el SUPERVISOR DE OBRA cede, enajena, fideicomitente o grava en cualquier forma o por cualquier título, la totalidad o parte de los derechos de este </w:t>
      </w:r>
      <w:r w:rsidR="00532854" w:rsidRPr="00A335BC">
        <w:rPr>
          <w:rFonts w:ascii="Arial" w:hAnsi="Arial" w:cs="Arial"/>
          <w:sz w:val="22"/>
          <w:szCs w:val="22"/>
        </w:rPr>
        <w:t xml:space="preserve">Contrato </w:t>
      </w:r>
      <w:r w:rsidRPr="00A335BC">
        <w:rPr>
          <w:rFonts w:ascii="Arial" w:hAnsi="Arial" w:cs="Arial"/>
          <w:sz w:val="22"/>
          <w:szCs w:val="22"/>
        </w:rPr>
        <w:t xml:space="preserve">o de los </w:t>
      </w:r>
      <w:r w:rsidR="00B26C4C" w:rsidRPr="00A335BC">
        <w:rPr>
          <w:rFonts w:ascii="Arial" w:hAnsi="Arial" w:cs="Arial"/>
          <w:sz w:val="22"/>
          <w:szCs w:val="22"/>
        </w:rPr>
        <w:t xml:space="preserve">SERVICIOS </w:t>
      </w:r>
      <w:r w:rsidRPr="00A335BC">
        <w:rPr>
          <w:rFonts w:ascii="Arial" w:hAnsi="Arial" w:cs="Arial"/>
          <w:sz w:val="22"/>
          <w:szCs w:val="22"/>
        </w:rPr>
        <w:t>objeto del mismo.</w:t>
      </w:r>
    </w:p>
    <w:p w14:paraId="0D518D39" w14:textId="77777777" w:rsidR="00A1003C" w:rsidRPr="00A335BC" w:rsidRDefault="00A1003C" w:rsidP="00A335BC">
      <w:pPr>
        <w:rPr>
          <w:rFonts w:ascii="Arial" w:hAnsi="Arial" w:cs="Arial"/>
          <w:sz w:val="22"/>
          <w:szCs w:val="22"/>
        </w:rPr>
      </w:pPr>
    </w:p>
    <w:p w14:paraId="0CA36DD2"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Si el SUPERVISOR DE OBRA no otorga a la o las personas designadas por el </w:t>
      </w:r>
      <w:r w:rsidR="00826DDC" w:rsidRPr="00A335BC">
        <w:rPr>
          <w:rFonts w:ascii="Arial" w:hAnsi="Arial" w:cs="Arial"/>
          <w:sz w:val="22"/>
          <w:szCs w:val="22"/>
        </w:rPr>
        <w:t>CONTRATANTE</w:t>
      </w:r>
      <w:r w:rsidRPr="00A335BC">
        <w:rPr>
          <w:rFonts w:ascii="Arial" w:hAnsi="Arial" w:cs="Arial"/>
          <w:sz w:val="22"/>
          <w:szCs w:val="22"/>
        </w:rPr>
        <w:t xml:space="preserve">, las facilidades y datos necesarios para la inspección y supervisión de los </w:t>
      </w:r>
      <w:r w:rsidR="00B26C4C" w:rsidRPr="00A335BC">
        <w:rPr>
          <w:rFonts w:ascii="Arial" w:hAnsi="Arial" w:cs="Arial"/>
          <w:sz w:val="22"/>
          <w:szCs w:val="22"/>
        </w:rPr>
        <w:t>SERVICIOS</w:t>
      </w:r>
      <w:r w:rsidRPr="00A335BC">
        <w:rPr>
          <w:rFonts w:ascii="Arial" w:hAnsi="Arial" w:cs="Arial"/>
          <w:sz w:val="22"/>
          <w:szCs w:val="22"/>
        </w:rPr>
        <w:t>.</w:t>
      </w:r>
    </w:p>
    <w:p w14:paraId="74B8C7E9" w14:textId="77777777" w:rsidR="00A1003C" w:rsidRPr="00A335BC" w:rsidRDefault="00A1003C" w:rsidP="00A335BC">
      <w:pPr>
        <w:rPr>
          <w:rFonts w:ascii="Arial" w:hAnsi="Arial" w:cs="Arial"/>
          <w:sz w:val="22"/>
          <w:szCs w:val="22"/>
        </w:rPr>
      </w:pPr>
    </w:p>
    <w:p w14:paraId="6FDA1F71"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Si al SUPERVISOR DE OBRA cambia su nacionalidad por otra, en el caso de que haya sido establecido como requisito, tener esa nacionalidad.</w:t>
      </w:r>
    </w:p>
    <w:p w14:paraId="1DF51E2D" w14:textId="77777777" w:rsidR="00A1003C" w:rsidRPr="00A335BC" w:rsidRDefault="00A1003C" w:rsidP="00A335BC">
      <w:pPr>
        <w:rPr>
          <w:rFonts w:ascii="Arial" w:hAnsi="Arial" w:cs="Arial"/>
          <w:sz w:val="22"/>
          <w:szCs w:val="22"/>
        </w:rPr>
      </w:pPr>
    </w:p>
    <w:p w14:paraId="5F935C05" w14:textId="77777777" w:rsidR="00A1003C" w:rsidRPr="00A335BC" w:rsidRDefault="00A1003C" w:rsidP="00A335BC">
      <w:pPr>
        <w:pStyle w:val="Prrafodelista"/>
        <w:numPr>
          <w:ilvl w:val="0"/>
          <w:numId w:val="10"/>
        </w:numPr>
        <w:contextualSpacing/>
        <w:jc w:val="both"/>
        <w:rPr>
          <w:rFonts w:ascii="Arial" w:hAnsi="Arial" w:cs="Arial"/>
          <w:sz w:val="22"/>
          <w:szCs w:val="22"/>
        </w:rPr>
      </w:pPr>
      <w:r w:rsidRPr="00A335BC">
        <w:rPr>
          <w:rFonts w:ascii="Arial" w:hAnsi="Arial" w:cs="Arial"/>
          <w:sz w:val="22"/>
          <w:szCs w:val="22"/>
        </w:rPr>
        <w:t xml:space="preserve">En general, por el incumplimiento del SUPERVISOR DE OBRA a cualquiera de las obligaciones derivadas del presente </w:t>
      </w:r>
      <w:r w:rsidR="00532854" w:rsidRPr="00A335BC">
        <w:rPr>
          <w:rFonts w:ascii="Arial" w:hAnsi="Arial" w:cs="Arial"/>
          <w:sz w:val="22"/>
          <w:szCs w:val="22"/>
        </w:rPr>
        <w:t>Contrato</w:t>
      </w:r>
      <w:r w:rsidR="007A5C07" w:rsidRPr="00A335BC">
        <w:rPr>
          <w:rFonts w:ascii="Arial" w:hAnsi="Arial" w:cs="Arial"/>
          <w:sz w:val="22"/>
          <w:szCs w:val="22"/>
        </w:rPr>
        <w:t xml:space="preserve"> y sus Anexos</w:t>
      </w:r>
      <w:r w:rsidRPr="00A335BC">
        <w:rPr>
          <w:rFonts w:ascii="Arial" w:hAnsi="Arial" w:cs="Arial"/>
          <w:sz w:val="22"/>
          <w:szCs w:val="22"/>
        </w:rPr>
        <w:t>.</w:t>
      </w:r>
    </w:p>
    <w:p w14:paraId="333E0415" w14:textId="77777777" w:rsidR="003D605B" w:rsidRPr="00A335BC" w:rsidRDefault="003D605B" w:rsidP="00A335BC">
      <w:pPr>
        <w:jc w:val="both"/>
        <w:rPr>
          <w:rFonts w:ascii="Arial" w:hAnsi="Arial" w:cs="Arial"/>
          <w:b/>
          <w:sz w:val="22"/>
          <w:szCs w:val="22"/>
        </w:rPr>
      </w:pPr>
    </w:p>
    <w:p w14:paraId="6D2F726B"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SÉPTIMA</w:t>
      </w:r>
      <w:r w:rsidR="00EE3086" w:rsidRPr="00A335BC">
        <w:rPr>
          <w:rFonts w:ascii="Arial" w:hAnsi="Arial" w:cs="Arial"/>
          <w:b/>
          <w:sz w:val="22"/>
          <w:szCs w:val="22"/>
        </w:rPr>
        <w:t>.</w:t>
      </w:r>
      <w:r w:rsidRPr="00A335BC">
        <w:rPr>
          <w:rFonts w:ascii="Arial" w:hAnsi="Arial" w:cs="Arial"/>
          <w:b/>
          <w:sz w:val="22"/>
          <w:szCs w:val="22"/>
        </w:rPr>
        <w:t xml:space="preserve"> PROCEDIMIENTO DE RESCISIÓN ADMINISTRATIVA DEL CONTRATO.- </w:t>
      </w:r>
      <w:r w:rsidRPr="00A335BC">
        <w:rPr>
          <w:rFonts w:ascii="Arial" w:hAnsi="Arial" w:cs="Arial"/>
          <w:sz w:val="22"/>
          <w:szCs w:val="22"/>
        </w:rPr>
        <w:t xml:space="preserve">El </w:t>
      </w:r>
      <w:r w:rsidR="00826DDC" w:rsidRPr="00A335BC">
        <w:rPr>
          <w:rFonts w:ascii="Arial" w:hAnsi="Arial" w:cs="Arial"/>
          <w:sz w:val="22"/>
          <w:szCs w:val="22"/>
        </w:rPr>
        <w:t xml:space="preserve">CONTRATANTE </w:t>
      </w:r>
      <w:r w:rsidRPr="00A335BC">
        <w:rPr>
          <w:rFonts w:ascii="Arial" w:hAnsi="Arial" w:cs="Arial"/>
          <w:sz w:val="22"/>
          <w:szCs w:val="22"/>
        </w:rPr>
        <w:t xml:space="preserve">comunicará por escrito al SUPERVISOR DE OBRA el incumplimiento en que haya incurrido para que éste dentro del término de </w:t>
      </w:r>
      <w:r w:rsidR="002A0912" w:rsidRPr="00A335BC">
        <w:rPr>
          <w:rFonts w:ascii="Arial" w:hAnsi="Arial" w:cs="Arial"/>
          <w:sz w:val="22"/>
          <w:szCs w:val="22"/>
        </w:rPr>
        <w:t>5 (</w:t>
      </w:r>
      <w:r w:rsidR="00FC13BC" w:rsidRPr="00A335BC">
        <w:rPr>
          <w:rFonts w:ascii="Arial" w:hAnsi="Arial" w:cs="Arial"/>
          <w:sz w:val="22"/>
          <w:szCs w:val="22"/>
        </w:rPr>
        <w:t>cinco</w:t>
      </w:r>
      <w:r w:rsidR="002A0912" w:rsidRPr="00A335BC">
        <w:rPr>
          <w:rFonts w:ascii="Arial" w:hAnsi="Arial" w:cs="Arial"/>
          <w:sz w:val="22"/>
          <w:szCs w:val="22"/>
        </w:rPr>
        <w:t>)</w:t>
      </w:r>
      <w:r w:rsidRPr="00A335BC">
        <w:rPr>
          <w:rFonts w:ascii="Arial" w:hAnsi="Arial" w:cs="Arial"/>
          <w:sz w:val="22"/>
          <w:szCs w:val="22"/>
        </w:rPr>
        <w:t xml:space="preserve"> días hábiles, contado a partir de la fecha en que reciba dicha comunicación, manifieste lo que a su derecho convenga, y aporte en su caso las pruebas que estime pertinentes, en cuyo caso el </w:t>
      </w:r>
      <w:r w:rsidR="00826DDC" w:rsidRPr="00A335BC">
        <w:rPr>
          <w:rFonts w:ascii="Arial" w:hAnsi="Arial" w:cs="Arial"/>
          <w:sz w:val="22"/>
          <w:szCs w:val="22"/>
        </w:rPr>
        <w:t>CONTRATANTE</w:t>
      </w:r>
      <w:r w:rsidR="005967ED" w:rsidRPr="00A335BC">
        <w:rPr>
          <w:rFonts w:ascii="Arial" w:hAnsi="Arial" w:cs="Arial"/>
          <w:sz w:val="22"/>
          <w:szCs w:val="22"/>
        </w:rPr>
        <w:t>,</w:t>
      </w:r>
      <w:r w:rsidR="00826DDC" w:rsidRPr="00A335BC">
        <w:rPr>
          <w:rFonts w:ascii="Arial" w:hAnsi="Arial" w:cs="Arial"/>
          <w:sz w:val="22"/>
          <w:szCs w:val="22"/>
        </w:rPr>
        <w:t xml:space="preserve"> </w:t>
      </w:r>
      <w:r w:rsidRPr="00A335BC">
        <w:rPr>
          <w:rFonts w:ascii="Arial" w:hAnsi="Arial" w:cs="Arial"/>
          <w:sz w:val="22"/>
          <w:szCs w:val="22"/>
        </w:rPr>
        <w:t>con acuerdo del Comité Técnico del FIDEICOMISO</w:t>
      </w:r>
      <w:r w:rsidR="005967ED" w:rsidRPr="00A335BC">
        <w:rPr>
          <w:rFonts w:ascii="Arial" w:hAnsi="Arial" w:cs="Arial"/>
          <w:sz w:val="22"/>
          <w:szCs w:val="22"/>
        </w:rPr>
        <w:t>,</w:t>
      </w:r>
      <w:r w:rsidRPr="00A335BC">
        <w:rPr>
          <w:rFonts w:ascii="Arial" w:hAnsi="Arial" w:cs="Arial"/>
          <w:sz w:val="22"/>
          <w:szCs w:val="22"/>
        </w:rPr>
        <w:t xml:space="preserve"> resolverá lo procedente, dentro del plazo de </w:t>
      </w:r>
      <w:r w:rsidR="002A0912" w:rsidRPr="00A335BC">
        <w:rPr>
          <w:rFonts w:ascii="Arial" w:hAnsi="Arial" w:cs="Arial"/>
          <w:sz w:val="22"/>
          <w:szCs w:val="22"/>
        </w:rPr>
        <w:t>15 (</w:t>
      </w:r>
      <w:r w:rsidRPr="00A335BC">
        <w:rPr>
          <w:rFonts w:ascii="Arial" w:hAnsi="Arial" w:cs="Arial"/>
          <w:sz w:val="22"/>
          <w:szCs w:val="22"/>
        </w:rPr>
        <w:t>quince</w:t>
      </w:r>
      <w:r w:rsidR="002A0912" w:rsidRPr="00A335BC">
        <w:rPr>
          <w:rFonts w:ascii="Arial" w:hAnsi="Arial" w:cs="Arial"/>
          <w:sz w:val="22"/>
          <w:szCs w:val="22"/>
        </w:rPr>
        <w:t>)</w:t>
      </w:r>
      <w:r w:rsidRPr="00A335BC">
        <w:rPr>
          <w:rFonts w:ascii="Arial" w:hAnsi="Arial" w:cs="Arial"/>
          <w:sz w:val="22"/>
          <w:szCs w:val="22"/>
        </w:rPr>
        <w:t xml:space="preserve"> días hábiles siguientes a la fecha en que hubiere recibido el escrito de contestación del SUPERVISOR DE OBRA.</w:t>
      </w:r>
    </w:p>
    <w:p w14:paraId="50455613" w14:textId="77777777" w:rsidR="00A1003C" w:rsidRPr="00A335BC" w:rsidRDefault="00A1003C" w:rsidP="00A335BC">
      <w:pPr>
        <w:rPr>
          <w:rFonts w:ascii="Arial" w:hAnsi="Arial" w:cs="Arial"/>
          <w:sz w:val="22"/>
          <w:szCs w:val="22"/>
        </w:rPr>
      </w:pPr>
    </w:p>
    <w:p w14:paraId="0F0403A0"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Una vez notificado el oficio del inicio del procedimiento de rescisión por el </w:t>
      </w:r>
      <w:r w:rsidR="004A7ED3" w:rsidRPr="00A335BC">
        <w:rPr>
          <w:rFonts w:ascii="Arial" w:hAnsi="Arial" w:cs="Arial"/>
          <w:sz w:val="22"/>
          <w:szCs w:val="22"/>
        </w:rPr>
        <w:t>CONTRATANTE</w:t>
      </w:r>
      <w:r w:rsidRPr="00A335BC">
        <w:rPr>
          <w:rFonts w:ascii="Arial" w:hAnsi="Arial" w:cs="Arial"/>
          <w:sz w:val="22"/>
          <w:szCs w:val="22"/>
        </w:rPr>
        <w:t xml:space="preserve">, </w:t>
      </w:r>
      <w:r w:rsidR="00E7063E" w:rsidRPr="00A335BC">
        <w:rPr>
          <w:rFonts w:ascii="Arial" w:hAnsi="Arial" w:cs="Arial"/>
          <w:sz w:val="22"/>
          <w:szCs w:val="22"/>
        </w:rPr>
        <w:t>la SECRETARÍA</w:t>
      </w:r>
      <w:r w:rsidRPr="00A335BC">
        <w:rPr>
          <w:rFonts w:ascii="Arial" w:hAnsi="Arial" w:cs="Arial"/>
          <w:sz w:val="22"/>
          <w:szCs w:val="22"/>
        </w:rPr>
        <w:t xml:space="preserve"> procederá a tomar inmediatamente posesión de </w:t>
      </w:r>
      <w:r w:rsidR="001647AE" w:rsidRPr="00A335BC">
        <w:rPr>
          <w:rFonts w:ascii="Arial" w:hAnsi="Arial" w:cs="Arial"/>
          <w:sz w:val="22"/>
          <w:szCs w:val="22"/>
        </w:rPr>
        <w:t>l</w:t>
      </w:r>
      <w:r w:rsidRPr="00A335BC">
        <w:rPr>
          <w:rFonts w:ascii="Arial" w:hAnsi="Arial" w:cs="Arial"/>
          <w:sz w:val="22"/>
          <w:szCs w:val="22"/>
        </w:rPr>
        <w:t xml:space="preserve">os </w:t>
      </w:r>
      <w:r w:rsidR="00481C65" w:rsidRPr="00A335BC">
        <w:rPr>
          <w:rFonts w:ascii="Arial" w:hAnsi="Arial" w:cs="Arial"/>
          <w:sz w:val="22"/>
          <w:szCs w:val="22"/>
        </w:rPr>
        <w:t xml:space="preserve">SERVICIOS </w:t>
      </w:r>
      <w:r w:rsidRPr="00A335BC">
        <w:rPr>
          <w:rFonts w:ascii="Arial" w:hAnsi="Arial" w:cs="Arial"/>
          <w:sz w:val="22"/>
          <w:szCs w:val="22"/>
        </w:rPr>
        <w:t xml:space="preserve">ejecutados para hacerse cargo de los mismos, levantando con o sin la comparecencia del SUPERVISOR DE OBRA, acta circunstanciada del estado en que se encuentren los </w:t>
      </w:r>
      <w:r w:rsidR="00481C65" w:rsidRPr="00A335BC">
        <w:rPr>
          <w:rFonts w:ascii="Arial" w:hAnsi="Arial" w:cs="Arial"/>
          <w:sz w:val="22"/>
          <w:szCs w:val="22"/>
        </w:rPr>
        <w:t>SERVICIOS</w:t>
      </w:r>
      <w:r w:rsidRPr="00A335BC">
        <w:rPr>
          <w:rFonts w:ascii="Arial" w:hAnsi="Arial" w:cs="Arial"/>
          <w:sz w:val="22"/>
          <w:szCs w:val="22"/>
        </w:rPr>
        <w:t>.</w:t>
      </w:r>
    </w:p>
    <w:p w14:paraId="280BDA1B" w14:textId="77777777" w:rsidR="00A1003C" w:rsidRPr="00A335BC" w:rsidRDefault="00A1003C" w:rsidP="00A335BC">
      <w:pPr>
        <w:jc w:val="both"/>
        <w:rPr>
          <w:rFonts w:ascii="Arial" w:hAnsi="Arial" w:cs="Arial"/>
          <w:sz w:val="22"/>
          <w:szCs w:val="22"/>
        </w:rPr>
      </w:pPr>
    </w:p>
    <w:p w14:paraId="69BB1480"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Asimismo, el SUPERVISOR DE OBRA estará obligado a devolver al </w:t>
      </w:r>
      <w:r w:rsidR="004A7ED3" w:rsidRPr="00A335BC">
        <w:rPr>
          <w:rFonts w:ascii="Arial" w:hAnsi="Arial" w:cs="Arial"/>
          <w:sz w:val="22"/>
          <w:szCs w:val="22"/>
        </w:rPr>
        <w:t xml:space="preserve">CONTRATANTE </w:t>
      </w:r>
      <w:r w:rsidRPr="00A335BC">
        <w:rPr>
          <w:rFonts w:ascii="Arial" w:hAnsi="Arial" w:cs="Arial"/>
          <w:sz w:val="22"/>
          <w:szCs w:val="22"/>
        </w:rPr>
        <w:t xml:space="preserve">en un plazo de </w:t>
      </w:r>
      <w:r w:rsidR="002A0912" w:rsidRPr="00A335BC">
        <w:rPr>
          <w:rFonts w:ascii="Arial" w:hAnsi="Arial" w:cs="Arial"/>
          <w:sz w:val="22"/>
          <w:szCs w:val="22"/>
        </w:rPr>
        <w:t>10 (</w:t>
      </w:r>
      <w:r w:rsidRPr="00A335BC">
        <w:rPr>
          <w:rFonts w:ascii="Arial" w:hAnsi="Arial" w:cs="Arial"/>
          <w:sz w:val="22"/>
          <w:szCs w:val="22"/>
        </w:rPr>
        <w:t>diez</w:t>
      </w:r>
      <w:r w:rsidR="002A0912" w:rsidRPr="00A335BC">
        <w:rPr>
          <w:rFonts w:ascii="Arial" w:hAnsi="Arial" w:cs="Arial"/>
          <w:sz w:val="22"/>
          <w:szCs w:val="22"/>
        </w:rPr>
        <w:t>)</w:t>
      </w:r>
      <w:r w:rsidRPr="00A335BC">
        <w:rPr>
          <w:rFonts w:ascii="Arial" w:hAnsi="Arial" w:cs="Arial"/>
          <w:sz w:val="22"/>
          <w:szCs w:val="22"/>
        </w:rPr>
        <w:t xml:space="preserve"> días naturales, contado a partir del día siguiente al de la notificación del oficio del inicio del procedimiento de rescisión del </w:t>
      </w:r>
      <w:r w:rsidR="00532854" w:rsidRPr="00A335BC">
        <w:rPr>
          <w:rFonts w:ascii="Arial" w:hAnsi="Arial" w:cs="Arial"/>
          <w:sz w:val="22"/>
          <w:szCs w:val="22"/>
        </w:rPr>
        <w:t>Contrato</w:t>
      </w:r>
      <w:r w:rsidRPr="00A335BC">
        <w:rPr>
          <w:rFonts w:ascii="Arial" w:hAnsi="Arial" w:cs="Arial"/>
          <w:sz w:val="22"/>
          <w:szCs w:val="22"/>
        </w:rPr>
        <w:t xml:space="preserve">, toda la documentación que éste le hubiere entregado para la realización de los </w:t>
      </w:r>
      <w:r w:rsidR="00481C65" w:rsidRPr="00A335BC">
        <w:rPr>
          <w:rFonts w:ascii="Arial" w:hAnsi="Arial" w:cs="Arial"/>
          <w:sz w:val="22"/>
          <w:szCs w:val="22"/>
        </w:rPr>
        <w:t>SERVICIOS</w:t>
      </w:r>
      <w:r w:rsidRPr="00A335BC">
        <w:rPr>
          <w:rFonts w:ascii="Arial" w:hAnsi="Arial" w:cs="Arial"/>
          <w:sz w:val="22"/>
          <w:szCs w:val="22"/>
        </w:rPr>
        <w:t>.</w:t>
      </w:r>
    </w:p>
    <w:p w14:paraId="490E5268" w14:textId="77777777" w:rsidR="00A1003C" w:rsidRPr="00A335BC" w:rsidRDefault="00A1003C" w:rsidP="00A335BC">
      <w:pPr>
        <w:rPr>
          <w:rFonts w:ascii="Arial" w:hAnsi="Arial" w:cs="Arial"/>
          <w:sz w:val="22"/>
          <w:szCs w:val="22"/>
        </w:rPr>
      </w:pPr>
    </w:p>
    <w:p w14:paraId="457C4CCD"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Emitida la resolución de rescisión administrativa del </w:t>
      </w:r>
      <w:r w:rsidR="00532854" w:rsidRPr="00A335BC">
        <w:rPr>
          <w:rFonts w:ascii="Arial" w:hAnsi="Arial" w:cs="Arial"/>
          <w:sz w:val="22"/>
          <w:szCs w:val="22"/>
        </w:rPr>
        <w:t xml:space="preserve">Contrato </w:t>
      </w:r>
      <w:r w:rsidRPr="00A335BC">
        <w:rPr>
          <w:rFonts w:ascii="Arial" w:hAnsi="Arial" w:cs="Arial"/>
          <w:sz w:val="22"/>
          <w:szCs w:val="22"/>
        </w:rPr>
        <w:t xml:space="preserve">y notificada al SUPERVISOR DE OBRA, el </w:t>
      </w:r>
      <w:r w:rsidR="00826DDC" w:rsidRPr="00A335BC">
        <w:rPr>
          <w:rFonts w:ascii="Arial" w:hAnsi="Arial" w:cs="Arial"/>
          <w:sz w:val="22"/>
          <w:szCs w:val="22"/>
        </w:rPr>
        <w:t xml:space="preserve">CONTRATANTE </w:t>
      </w:r>
      <w:r w:rsidRPr="00A335BC">
        <w:rPr>
          <w:rFonts w:ascii="Arial" w:hAnsi="Arial" w:cs="Arial"/>
          <w:sz w:val="22"/>
          <w:szCs w:val="22"/>
        </w:rPr>
        <w:t xml:space="preserve">se abstendrá de cubrir los importes resultantes de </w:t>
      </w:r>
      <w:r w:rsidR="00481C65" w:rsidRPr="00A335BC">
        <w:rPr>
          <w:rFonts w:ascii="Arial" w:hAnsi="Arial" w:cs="Arial"/>
          <w:sz w:val="22"/>
          <w:szCs w:val="22"/>
        </w:rPr>
        <w:t xml:space="preserve">SERVICIOS </w:t>
      </w:r>
      <w:r w:rsidRPr="00A335BC">
        <w:rPr>
          <w:rFonts w:ascii="Arial" w:hAnsi="Arial" w:cs="Arial"/>
          <w:sz w:val="22"/>
          <w:szCs w:val="22"/>
        </w:rPr>
        <w:t xml:space="preserve">ejecutados aún no liquidados, hasta que se otorgue el finiquito que proceda, lo que deberá efectuarse dentro de los </w:t>
      </w:r>
      <w:r w:rsidR="002A0912" w:rsidRPr="00A335BC">
        <w:rPr>
          <w:rFonts w:ascii="Arial" w:hAnsi="Arial" w:cs="Arial"/>
          <w:sz w:val="22"/>
          <w:szCs w:val="22"/>
        </w:rPr>
        <w:t>30 (</w:t>
      </w:r>
      <w:r w:rsidRPr="00A335BC">
        <w:rPr>
          <w:rFonts w:ascii="Arial" w:hAnsi="Arial" w:cs="Arial"/>
          <w:sz w:val="22"/>
          <w:szCs w:val="22"/>
        </w:rPr>
        <w:t>treinta</w:t>
      </w:r>
      <w:r w:rsidR="002A0912" w:rsidRPr="00A335BC">
        <w:rPr>
          <w:rFonts w:ascii="Arial" w:hAnsi="Arial" w:cs="Arial"/>
          <w:sz w:val="22"/>
          <w:szCs w:val="22"/>
        </w:rPr>
        <w:t>)</w:t>
      </w:r>
      <w:r w:rsidRPr="00A335BC">
        <w:rPr>
          <w:rFonts w:ascii="Arial" w:hAnsi="Arial" w:cs="Arial"/>
          <w:sz w:val="22"/>
          <w:szCs w:val="22"/>
        </w:rPr>
        <w:t xml:space="preserve"> días naturales siguientes a la notificación de dicha resolución, a fin de proceder hacer efectivas las garantías.  </w:t>
      </w:r>
    </w:p>
    <w:p w14:paraId="4C9B3953" w14:textId="77777777" w:rsidR="00A1003C" w:rsidRPr="00A335BC" w:rsidRDefault="00A1003C" w:rsidP="00A335BC">
      <w:pPr>
        <w:rPr>
          <w:rFonts w:ascii="Arial" w:hAnsi="Arial" w:cs="Arial"/>
          <w:sz w:val="22"/>
          <w:szCs w:val="22"/>
        </w:rPr>
      </w:pPr>
    </w:p>
    <w:p w14:paraId="79F311B8"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OCTAVA</w:t>
      </w:r>
      <w:r w:rsidRPr="00A335BC">
        <w:rPr>
          <w:rFonts w:ascii="Arial" w:hAnsi="Arial" w:cs="Arial"/>
          <w:b/>
          <w:sz w:val="22"/>
          <w:szCs w:val="22"/>
        </w:rPr>
        <w:t xml:space="preserve">. TERMINACIÓN ANTICIPADA DEL CONTRATO.- </w:t>
      </w:r>
      <w:r w:rsidRPr="00A335BC">
        <w:rPr>
          <w:rFonts w:ascii="Arial" w:hAnsi="Arial" w:cs="Arial"/>
          <w:sz w:val="22"/>
          <w:szCs w:val="22"/>
        </w:rPr>
        <w:t xml:space="preserve">El </w:t>
      </w:r>
      <w:r w:rsidR="00826DDC" w:rsidRPr="00A335BC">
        <w:rPr>
          <w:rFonts w:ascii="Arial" w:hAnsi="Arial" w:cs="Arial"/>
          <w:sz w:val="22"/>
          <w:szCs w:val="22"/>
        </w:rPr>
        <w:t xml:space="preserve">CONTRATANTE </w:t>
      </w:r>
      <w:r w:rsidRPr="00A335BC">
        <w:rPr>
          <w:rFonts w:ascii="Arial" w:hAnsi="Arial" w:cs="Arial"/>
          <w:sz w:val="22"/>
          <w:szCs w:val="22"/>
        </w:rPr>
        <w:t xml:space="preserve">podrá dar por terminado anticipadamente el </w:t>
      </w:r>
      <w:r w:rsidR="00532854" w:rsidRPr="00A335BC">
        <w:rPr>
          <w:rFonts w:ascii="Arial" w:hAnsi="Arial" w:cs="Arial"/>
          <w:sz w:val="22"/>
          <w:szCs w:val="22"/>
        </w:rPr>
        <w:t xml:space="preserve">Contrato </w:t>
      </w:r>
      <w:r w:rsidRPr="00A335BC">
        <w:rPr>
          <w:rFonts w:ascii="Arial" w:hAnsi="Arial" w:cs="Arial"/>
          <w:sz w:val="22"/>
          <w:szCs w:val="22"/>
        </w:rPr>
        <w:t xml:space="preserve">por razones de interés general o por caso fortuito o fuerza mayor, pagando al SUPERVISOR DE OBRA los </w:t>
      </w:r>
      <w:r w:rsidR="00B26C4C" w:rsidRPr="00A335BC">
        <w:rPr>
          <w:rFonts w:ascii="Arial" w:hAnsi="Arial" w:cs="Arial"/>
          <w:sz w:val="22"/>
          <w:szCs w:val="22"/>
        </w:rPr>
        <w:t xml:space="preserve">SERVICIOS </w:t>
      </w:r>
      <w:r w:rsidRPr="00A335BC">
        <w:rPr>
          <w:rFonts w:ascii="Arial" w:hAnsi="Arial" w:cs="Arial"/>
          <w:sz w:val="22"/>
          <w:szCs w:val="22"/>
        </w:rPr>
        <w:t xml:space="preserve">ejecutados, así como los gastos no recuperables, siempre y cuando éstos sean razonables, estén debidamente comprobados y se relacionen directamente con los </w:t>
      </w:r>
      <w:r w:rsidR="00B26C4C" w:rsidRPr="00A335BC">
        <w:rPr>
          <w:rFonts w:ascii="Arial" w:hAnsi="Arial" w:cs="Arial"/>
          <w:sz w:val="22"/>
          <w:szCs w:val="22"/>
        </w:rPr>
        <w:t xml:space="preserve">SERVICIOS </w:t>
      </w:r>
      <w:r w:rsidRPr="00A335BC">
        <w:rPr>
          <w:rFonts w:ascii="Arial" w:hAnsi="Arial" w:cs="Arial"/>
          <w:sz w:val="22"/>
          <w:szCs w:val="22"/>
        </w:rPr>
        <w:t xml:space="preserve">materia de este </w:t>
      </w:r>
      <w:r w:rsidR="00532854" w:rsidRPr="00A335BC">
        <w:rPr>
          <w:rFonts w:ascii="Arial" w:hAnsi="Arial" w:cs="Arial"/>
          <w:sz w:val="22"/>
          <w:szCs w:val="22"/>
        </w:rPr>
        <w:t>Contrato</w:t>
      </w:r>
      <w:r w:rsidRPr="00A335BC">
        <w:rPr>
          <w:rFonts w:ascii="Arial" w:hAnsi="Arial" w:cs="Arial"/>
          <w:sz w:val="22"/>
          <w:szCs w:val="22"/>
        </w:rPr>
        <w:t>.</w:t>
      </w:r>
    </w:p>
    <w:p w14:paraId="7CFBC79C" w14:textId="77777777" w:rsidR="00A1003C" w:rsidRPr="00A335BC" w:rsidRDefault="00A1003C" w:rsidP="00A335BC">
      <w:pPr>
        <w:rPr>
          <w:rFonts w:ascii="Arial" w:hAnsi="Arial" w:cs="Arial"/>
          <w:sz w:val="22"/>
          <w:szCs w:val="22"/>
        </w:rPr>
      </w:pPr>
    </w:p>
    <w:p w14:paraId="6225B0F8"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lastRenderedPageBreak/>
        <w:t xml:space="preserve">Una vez comunicada la terminación anticipada del </w:t>
      </w:r>
      <w:r w:rsidR="00692B66" w:rsidRPr="00A335BC">
        <w:rPr>
          <w:rFonts w:ascii="Arial" w:hAnsi="Arial" w:cs="Arial"/>
          <w:sz w:val="22"/>
          <w:szCs w:val="22"/>
        </w:rPr>
        <w:t xml:space="preserve">Contrato </w:t>
      </w:r>
      <w:r w:rsidRPr="00A335BC">
        <w:rPr>
          <w:rFonts w:ascii="Arial" w:hAnsi="Arial" w:cs="Arial"/>
          <w:sz w:val="22"/>
          <w:szCs w:val="22"/>
        </w:rPr>
        <w:t xml:space="preserve">por el </w:t>
      </w:r>
      <w:r w:rsidR="004A7ED3" w:rsidRPr="00A335BC">
        <w:rPr>
          <w:rFonts w:ascii="Arial" w:hAnsi="Arial" w:cs="Arial"/>
          <w:sz w:val="22"/>
          <w:szCs w:val="22"/>
        </w:rPr>
        <w:t>CONTRATANTE</w:t>
      </w:r>
      <w:r w:rsidRPr="00A335BC">
        <w:rPr>
          <w:rFonts w:ascii="Arial" w:hAnsi="Arial" w:cs="Arial"/>
          <w:sz w:val="22"/>
          <w:szCs w:val="22"/>
        </w:rPr>
        <w:t xml:space="preserve">, procederá a tomar inmediata posesión de los trabajos ejecutados para hacerse cargo de los mismos, levantando con o sin comparecencia del SUPERVISOR DE OBRA, acta circunstanciada del estado en que se encuentren los </w:t>
      </w:r>
      <w:r w:rsidR="00B26C4C" w:rsidRPr="00A335BC">
        <w:rPr>
          <w:rFonts w:ascii="Arial" w:hAnsi="Arial" w:cs="Arial"/>
          <w:sz w:val="22"/>
          <w:szCs w:val="22"/>
        </w:rPr>
        <w:t>SERVICIOS</w:t>
      </w:r>
      <w:r w:rsidRPr="00A335BC">
        <w:rPr>
          <w:rFonts w:ascii="Arial" w:hAnsi="Arial" w:cs="Arial"/>
          <w:sz w:val="22"/>
          <w:szCs w:val="22"/>
        </w:rPr>
        <w:t>.</w:t>
      </w:r>
    </w:p>
    <w:p w14:paraId="5B02F954" w14:textId="77777777" w:rsidR="00A1003C" w:rsidRPr="00A335BC" w:rsidRDefault="00A1003C" w:rsidP="00A335BC">
      <w:pPr>
        <w:jc w:val="both"/>
        <w:rPr>
          <w:rFonts w:ascii="Arial" w:hAnsi="Arial" w:cs="Arial"/>
          <w:sz w:val="22"/>
          <w:szCs w:val="22"/>
        </w:rPr>
      </w:pPr>
    </w:p>
    <w:p w14:paraId="1C23E030" w14:textId="77777777" w:rsidR="00E7063E" w:rsidRPr="00A335BC" w:rsidRDefault="00A1003C" w:rsidP="00A335BC">
      <w:pPr>
        <w:jc w:val="both"/>
        <w:rPr>
          <w:rFonts w:ascii="Arial" w:hAnsi="Arial" w:cs="Arial"/>
          <w:sz w:val="22"/>
          <w:szCs w:val="22"/>
        </w:rPr>
      </w:pPr>
      <w:r w:rsidRPr="00A335BC">
        <w:rPr>
          <w:rFonts w:ascii="Arial" w:hAnsi="Arial" w:cs="Arial"/>
          <w:sz w:val="22"/>
          <w:szCs w:val="22"/>
        </w:rPr>
        <w:t xml:space="preserve">El SUPERVISOR DE OBRA estará obligado a devolver al </w:t>
      </w:r>
      <w:r w:rsidR="00826DDC" w:rsidRPr="00A335BC">
        <w:rPr>
          <w:rFonts w:ascii="Arial" w:hAnsi="Arial" w:cs="Arial"/>
          <w:sz w:val="22"/>
          <w:szCs w:val="22"/>
        </w:rPr>
        <w:t xml:space="preserve">CONTRATANTE </w:t>
      </w:r>
      <w:r w:rsidRPr="00A335BC">
        <w:rPr>
          <w:rFonts w:ascii="Arial" w:hAnsi="Arial" w:cs="Arial"/>
          <w:sz w:val="22"/>
          <w:szCs w:val="22"/>
        </w:rPr>
        <w:t>en un plazo de</w:t>
      </w:r>
      <w:r w:rsidR="002A0912" w:rsidRPr="00A335BC">
        <w:rPr>
          <w:rFonts w:ascii="Arial" w:hAnsi="Arial" w:cs="Arial"/>
          <w:sz w:val="22"/>
          <w:szCs w:val="22"/>
        </w:rPr>
        <w:t xml:space="preserve"> 10 (</w:t>
      </w:r>
      <w:r w:rsidRPr="00A335BC">
        <w:rPr>
          <w:rFonts w:ascii="Arial" w:hAnsi="Arial" w:cs="Arial"/>
          <w:sz w:val="22"/>
          <w:szCs w:val="22"/>
        </w:rPr>
        <w:t>diez</w:t>
      </w:r>
      <w:r w:rsidR="002A0912" w:rsidRPr="00A335BC">
        <w:rPr>
          <w:rFonts w:ascii="Arial" w:hAnsi="Arial" w:cs="Arial"/>
          <w:sz w:val="22"/>
          <w:szCs w:val="22"/>
        </w:rPr>
        <w:t>)</w:t>
      </w:r>
      <w:r w:rsidRPr="00A335BC">
        <w:rPr>
          <w:rFonts w:ascii="Arial" w:hAnsi="Arial" w:cs="Arial"/>
          <w:sz w:val="22"/>
          <w:szCs w:val="22"/>
        </w:rPr>
        <w:t xml:space="preserve"> días naturales, contado a partir del inicio del procedimiento de terminación anticipada del </w:t>
      </w:r>
      <w:r w:rsidR="00692B66" w:rsidRPr="00A335BC">
        <w:rPr>
          <w:rFonts w:ascii="Arial" w:hAnsi="Arial" w:cs="Arial"/>
          <w:sz w:val="22"/>
          <w:szCs w:val="22"/>
        </w:rPr>
        <w:t>Contrato</w:t>
      </w:r>
      <w:r w:rsidRPr="00A335BC">
        <w:rPr>
          <w:rFonts w:ascii="Arial" w:hAnsi="Arial" w:cs="Arial"/>
          <w:sz w:val="22"/>
          <w:szCs w:val="22"/>
        </w:rPr>
        <w:t xml:space="preserve">, toda la documentación que éste le hubiere entregado para la realización de los </w:t>
      </w:r>
      <w:r w:rsidR="00B26C4C" w:rsidRPr="00A335BC">
        <w:rPr>
          <w:rFonts w:ascii="Arial" w:hAnsi="Arial" w:cs="Arial"/>
          <w:sz w:val="22"/>
          <w:szCs w:val="22"/>
        </w:rPr>
        <w:t>SERVICIOS</w:t>
      </w:r>
      <w:r w:rsidRPr="00A335BC">
        <w:rPr>
          <w:rFonts w:ascii="Arial" w:hAnsi="Arial" w:cs="Arial"/>
          <w:sz w:val="22"/>
          <w:szCs w:val="22"/>
        </w:rPr>
        <w:t>.</w:t>
      </w:r>
    </w:p>
    <w:p w14:paraId="275C4EA8" w14:textId="77777777" w:rsidR="003D605B" w:rsidRPr="00A335BC" w:rsidRDefault="003D605B" w:rsidP="00A335BC">
      <w:pPr>
        <w:jc w:val="both"/>
        <w:rPr>
          <w:rFonts w:ascii="Arial" w:hAnsi="Arial" w:cs="Arial"/>
          <w:sz w:val="22"/>
          <w:szCs w:val="22"/>
        </w:rPr>
      </w:pPr>
    </w:p>
    <w:p w14:paraId="1B4245DF"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DÉCIMA </w:t>
      </w:r>
      <w:r w:rsidR="000639A7" w:rsidRPr="00A335BC">
        <w:rPr>
          <w:rFonts w:ascii="Arial" w:hAnsi="Arial" w:cs="Arial"/>
          <w:b/>
          <w:sz w:val="22"/>
          <w:szCs w:val="22"/>
        </w:rPr>
        <w:t>NOVENA</w:t>
      </w:r>
      <w:r w:rsidRPr="00A335BC">
        <w:rPr>
          <w:rFonts w:ascii="Arial" w:hAnsi="Arial" w:cs="Arial"/>
          <w:b/>
          <w:sz w:val="22"/>
          <w:szCs w:val="22"/>
        </w:rPr>
        <w:t>. PENAS CONVENCIONALES.-</w:t>
      </w:r>
      <w:r w:rsidRPr="00A335BC">
        <w:rPr>
          <w:rFonts w:ascii="Arial" w:hAnsi="Arial" w:cs="Arial"/>
          <w:sz w:val="22"/>
          <w:szCs w:val="22"/>
        </w:rPr>
        <w:t xml:space="preserve"> Si el SUPERVISOR DE OBRA dejare de cumplir con cualquiera de las obligaciones que tiene a su cargo, derivadas de este </w:t>
      </w:r>
      <w:r w:rsidR="00EC7C16" w:rsidRPr="00A335BC">
        <w:rPr>
          <w:rFonts w:ascii="Arial" w:hAnsi="Arial" w:cs="Arial"/>
          <w:sz w:val="22"/>
          <w:szCs w:val="22"/>
        </w:rPr>
        <w:t>Contrato</w:t>
      </w:r>
      <w:r w:rsidRPr="00A335BC">
        <w:rPr>
          <w:rFonts w:ascii="Arial" w:hAnsi="Arial" w:cs="Arial"/>
          <w:sz w:val="22"/>
          <w:szCs w:val="22"/>
        </w:rPr>
        <w:t xml:space="preserve">, o incurre en cualquiera de las causas de rescisión previstas en la Cláusula Décima </w:t>
      </w:r>
      <w:r w:rsidR="00EB2BFA" w:rsidRPr="00A335BC">
        <w:rPr>
          <w:rFonts w:ascii="Arial" w:hAnsi="Arial" w:cs="Arial"/>
          <w:sz w:val="22"/>
          <w:szCs w:val="22"/>
        </w:rPr>
        <w:t xml:space="preserve">Sexta </w:t>
      </w:r>
      <w:r w:rsidRPr="00A335BC">
        <w:rPr>
          <w:rFonts w:ascii="Arial" w:hAnsi="Arial" w:cs="Arial"/>
          <w:sz w:val="22"/>
          <w:szCs w:val="22"/>
        </w:rPr>
        <w:t xml:space="preserve">de este instrumento, o si se llegare a atrasar en la entrega final de los </w:t>
      </w:r>
      <w:r w:rsidR="00C90A37" w:rsidRPr="00A335BC">
        <w:rPr>
          <w:rFonts w:ascii="Arial" w:hAnsi="Arial" w:cs="Arial"/>
          <w:sz w:val="22"/>
          <w:szCs w:val="22"/>
        </w:rPr>
        <w:t>SERVICIOS</w:t>
      </w:r>
      <w:r w:rsidRPr="00A335BC">
        <w:rPr>
          <w:rFonts w:ascii="Arial" w:hAnsi="Arial" w:cs="Arial"/>
          <w:sz w:val="22"/>
          <w:szCs w:val="22"/>
        </w:rPr>
        <w:t xml:space="preserve">, </w:t>
      </w:r>
      <w:r w:rsidR="004B7CC8" w:rsidRPr="00A335BC">
        <w:rPr>
          <w:rFonts w:ascii="Arial" w:hAnsi="Arial" w:cs="Arial"/>
          <w:sz w:val="22"/>
          <w:szCs w:val="22"/>
        </w:rPr>
        <w:t>sin</w:t>
      </w:r>
      <w:r w:rsidRPr="00A335BC">
        <w:rPr>
          <w:rFonts w:ascii="Arial" w:hAnsi="Arial" w:cs="Arial"/>
          <w:sz w:val="22"/>
          <w:szCs w:val="22"/>
        </w:rPr>
        <w:t xml:space="preserve"> </w:t>
      </w:r>
      <w:r w:rsidR="002D0A4F" w:rsidRPr="00A335BC">
        <w:rPr>
          <w:rFonts w:ascii="Arial" w:hAnsi="Arial" w:cs="Arial"/>
          <w:sz w:val="22"/>
          <w:szCs w:val="22"/>
        </w:rPr>
        <w:t>justificación</w:t>
      </w:r>
      <w:r w:rsidRPr="00A335BC">
        <w:rPr>
          <w:rFonts w:ascii="Arial" w:hAnsi="Arial" w:cs="Arial"/>
          <w:sz w:val="22"/>
          <w:szCs w:val="22"/>
        </w:rPr>
        <w:t xml:space="preserve">, pagará al </w:t>
      </w:r>
      <w:r w:rsidR="00826DDC" w:rsidRPr="00A335BC">
        <w:rPr>
          <w:rFonts w:ascii="Arial" w:hAnsi="Arial" w:cs="Arial"/>
          <w:sz w:val="22"/>
          <w:szCs w:val="22"/>
        </w:rPr>
        <w:t xml:space="preserve">CONTRATANTE </w:t>
      </w:r>
      <w:r w:rsidRPr="00A335BC">
        <w:rPr>
          <w:rFonts w:ascii="Arial" w:hAnsi="Arial" w:cs="Arial"/>
          <w:sz w:val="22"/>
          <w:szCs w:val="22"/>
        </w:rPr>
        <w:t xml:space="preserve">una pena convencional de 2 al millar del monto del </w:t>
      </w:r>
      <w:r w:rsidR="00532854" w:rsidRPr="00A335BC">
        <w:rPr>
          <w:rFonts w:ascii="Arial" w:hAnsi="Arial" w:cs="Arial"/>
          <w:sz w:val="22"/>
          <w:szCs w:val="22"/>
        </w:rPr>
        <w:t xml:space="preserve">Contrato </w:t>
      </w:r>
      <w:r w:rsidRPr="00A335BC">
        <w:rPr>
          <w:rFonts w:ascii="Arial" w:hAnsi="Arial" w:cs="Arial"/>
          <w:sz w:val="22"/>
          <w:szCs w:val="22"/>
        </w:rPr>
        <w:t xml:space="preserve">por cada día natural de mora que transcurra desde la fecha fijada para la entrega del informe final hasta la fecha en que se reciba, a entera satisfacción del </w:t>
      </w:r>
      <w:r w:rsidR="00826DDC" w:rsidRPr="00A335BC">
        <w:rPr>
          <w:rFonts w:ascii="Arial" w:hAnsi="Arial" w:cs="Arial"/>
          <w:sz w:val="22"/>
          <w:szCs w:val="22"/>
        </w:rPr>
        <w:t>CONTRATANTE</w:t>
      </w:r>
      <w:r w:rsidRPr="00A335BC">
        <w:rPr>
          <w:rFonts w:ascii="Arial" w:hAnsi="Arial" w:cs="Arial"/>
          <w:sz w:val="22"/>
          <w:szCs w:val="22"/>
        </w:rPr>
        <w:t xml:space="preserve">. El SUPERVISOR DE OBRA sólo podrá ser liberado del pago de ésta pena cuando demuestre satisfactoriamente al </w:t>
      </w:r>
      <w:r w:rsidR="00826DDC" w:rsidRPr="00A335BC">
        <w:rPr>
          <w:rFonts w:ascii="Arial" w:hAnsi="Arial" w:cs="Arial"/>
          <w:sz w:val="22"/>
          <w:szCs w:val="22"/>
        </w:rPr>
        <w:t>CONTRATANTE</w:t>
      </w:r>
      <w:r w:rsidRPr="00A335BC">
        <w:rPr>
          <w:rFonts w:ascii="Arial" w:hAnsi="Arial" w:cs="Arial"/>
          <w:sz w:val="22"/>
          <w:szCs w:val="22"/>
        </w:rPr>
        <w:t>, la existencia de causas de fuerza mayor que justifiquen el atraso.</w:t>
      </w:r>
    </w:p>
    <w:p w14:paraId="587F3063" w14:textId="77777777" w:rsidR="00A1003C" w:rsidRPr="00A335BC" w:rsidRDefault="00A1003C" w:rsidP="00A335BC">
      <w:pPr>
        <w:tabs>
          <w:tab w:val="left" w:pos="3450"/>
        </w:tabs>
        <w:rPr>
          <w:rFonts w:ascii="Arial" w:hAnsi="Arial" w:cs="Arial"/>
          <w:sz w:val="22"/>
          <w:szCs w:val="22"/>
        </w:rPr>
      </w:pPr>
      <w:r w:rsidRPr="00A335BC">
        <w:rPr>
          <w:rFonts w:ascii="Arial" w:hAnsi="Arial" w:cs="Arial"/>
          <w:sz w:val="22"/>
          <w:szCs w:val="22"/>
        </w:rPr>
        <w:tab/>
      </w:r>
    </w:p>
    <w:p w14:paraId="22701E88" w14:textId="77777777" w:rsidR="00A1003C" w:rsidRPr="00A335BC" w:rsidRDefault="000639A7" w:rsidP="00A335BC">
      <w:pPr>
        <w:jc w:val="both"/>
        <w:rPr>
          <w:rFonts w:ascii="Arial" w:hAnsi="Arial" w:cs="Arial"/>
          <w:sz w:val="22"/>
          <w:szCs w:val="22"/>
        </w:rPr>
      </w:pPr>
      <w:r w:rsidRPr="00A335BC">
        <w:rPr>
          <w:rFonts w:ascii="Arial" w:hAnsi="Arial" w:cs="Arial"/>
          <w:b/>
          <w:sz w:val="22"/>
          <w:szCs w:val="22"/>
        </w:rPr>
        <w:t>VIGÉSIMA</w:t>
      </w:r>
      <w:r w:rsidR="00A1003C" w:rsidRPr="00A335BC">
        <w:rPr>
          <w:rFonts w:ascii="Arial" w:hAnsi="Arial" w:cs="Arial"/>
          <w:b/>
          <w:sz w:val="22"/>
          <w:szCs w:val="22"/>
        </w:rPr>
        <w:t>. OBLIGACIONES DE LAS PARTES</w:t>
      </w:r>
      <w:r w:rsidR="00A1003C" w:rsidRPr="00A335BC">
        <w:rPr>
          <w:rFonts w:ascii="Arial" w:hAnsi="Arial" w:cs="Arial"/>
          <w:sz w:val="22"/>
          <w:szCs w:val="22"/>
        </w:rPr>
        <w:t xml:space="preserve">.- Las </w:t>
      </w:r>
      <w:r w:rsidR="00020175" w:rsidRPr="00A335BC">
        <w:rPr>
          <w:rFonts w:ascii="Arial" w:hAnsi="Arial" w:cs="Arial"/>
          <w:sz w:val="22"/>
          <w:szCs w:val="22"/>
        </w:rPr>
        <w:t xml:space="preserve">Partes </w:t>
      </w:r>
      <w:r w:rsidR="00A1003C" w:rsidRPr="00A335BC">
        <w:rPr>
          <w:rFonts w:ascii="Arial" w:hAnsi="Arial" w:cs="Arial"/>
          <w:sz w:val="22"/>
          <w:szCs w:val="22"/>
        </w:rPr>
        <w:t xml:space="preserve">se obligan a sujetarse estrictamente para la ejecución de los </w:t>
      </w:r>
      <w:r w:rsidR="00C90A37" w:rsidRPr="00A335BC">
        <w:rPr>
          <w:rFonts w:ascii="Arial" w:hAnsi="Arial" w:cs="Arial"/>
          <w:sz w:val="22"/>
          <w:szCs w:val="22"/>
        </w:rPr>
        <w:t xml:space="preserve">SERVICIOS </w:t>
      </w:r>
      <w:r w:rsidR="00A1003C" w:rsidRPr="00A335BC">
        <w:rPr>
          <w:rFonts w:ascii="Arial" w:hAnsi="Arial" w:cs="Arial"/>
          <w:sz w:val="22"/>
          <w:szCs w:val="22"/>
        </w:rPr>
        <w:t xml:space="preserve">objeto de este </w:t>
      </w:r>
      <w:r w:rsidR="00532854" w:rsidRPr="00A335BC">
        <w:rPr>
          <w:rFonts w:ascii="Arial" w:hAnsi="Arial" w:cs="Arial"/>
          <w:sz w:val="22"/>
          <w:szCs w:val="22"/>
        </w:rPr>
        <w:t>Contrato</w:t>
      </w:r>
      <w:r w:rsidR="00A1003C" w:rsidRPr="00A335BC">
        <w:rPr>
          <w:rFonts w:ascii="Arial" w:hAnsi="Arial" w:cs="Arial"/>
          <w:sz w:val="22"/>
          <w:szCs w:val="22"/>
        </w:rPr>
        <w:t>, a todas y cada una de las Cláusulas que lo integran, a su</w:t>
      </w:r>
      <w:r w:rsidR="00376CF5" w:rsidRPr="00A335BC">
        <w:rPr>
          <w:rFonts w:ascii="Arial" w:hAnsi="Arial" w:cs="Arial"/>
          <w:sz w:val="22"/>
          <w:szCs w:val="22"/>
        </w:rPr>
        <w:t>s</w:t>
      </w:r>
      <w:r w:rsidR="00A1003C" w:rsidRPr="00A335BC">
        <w:rPr>
          <w:rFonts w:ascii="Arial" w:hAnsi="Arial" w:cs="Arial"/>
          <w:sz w:val="22"/>
          <w:szCs w:val="22"/>
        </w:rPr>
        <w:t xml:space="preserve"> </w:t>
      </w:r>
      <w:r w:rsidR="00A1003C" w:rsidRPr="00A335BC">
        <w:rPr>
          <w:rFonts w:ascii="Arial" w:hAnsi="Arial" w:cs="Arial"/>
          <w:b/>
          <w:sz w:val="22"/>
          <w:szCs w:val="22"/>
        </w:rPr>
        <w:t>Anexo</w:t>
      </w:r>
      <w:r w:rsidR="00376CF5" w:rsidRPr="00A335BC">
        <w:rPr>
          <w:rFonts w:ascii="Arial" w:hAnsi="Arial" w:cs="Arial"/>
          <w:b/>
          <w:sz w:val="22"/>
          <w:szCs w:val="22"/>
        </w:rPr>
        <w:t>s</w:t>
      </w:r>
      <w:r w:rsidR="00A1003C" w:rsidRPr="00A335BC">
        <w:rPr>
          <w:rFonts w:ascii="Arial" w:hAnsi="Arial" w:cs="Arial"/>
          <w:sz w:val="22"/>
          <w:szCs w:val="22"/>
        </w:rPr>
        <w:t>, procedimientos y demás disposiciones legales, reglamentarias y administrativas aplicables.</w:t>
      </w:r>
    </w:p>
    <w:p w14:paraId="425015B5" w14:textId="77777777" w:rsidR="00A1003C" w:rsidRPr="00A335BC" w:rsidRDefault="00A1003C" w:rsidP="00A335BC">
      <w:pPr>
        <w:jc w:val="both"/>
        <w:rPr>
          <w:rFonts w:ascii="Arial" w:hAnsi="Arial" w:cs="Arial"/>
          <w:sz w:val="22"/>
          <w:szCs w:val="22"/>
        </w:rPr>
      </w:pPr>
    </w:p>
    <w:p w14:paraId="155D937A"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VIGÉSIMA</w:t>
      </w:r>
      <w:r w:rsidR="000639A7" w:rsidRPr="00A335BC">
        <w:rPr>
          <w:rFonts w:ascii="Arial" w:hAnsi="Arial" w:cs="Arial"/>
          <w:b/>
          <w:sz w:val="22"/>
          <w:szCs w:val="22"/>
        </w:rPr>
        <w:t xml:space="preserve"> PRIMERA</w:t>
      </w:r>
      <w:r w:rsidRPr="00A335BC">
        <w:rPr>
          <w:rFonts w:ascii="Arial" w:hAnsi="Arial" w:cs="Arial"/>
          <w:b/>
          <w:sz w:val="22"/>
          <w:szCs w:val="22"/>
        </w:rPr>
        <w:t xml:space="preserve">. </w:t>
      </w:r>
      <w:r w:rsidR="00B70BAC" w:rsidRPr="00A335BC">
        <w:rPr>
          <w:rFonts w:ascii="Arial" w:hAnsi="Arial" w:cs="Arial"/>
          <w:b/>
          <w:sz w:val="22"/>
          <w:szCs w:val="22"/>
        </w:rPr>
        <w:t>PAGOS EN EXCESO</w:t>
      </w:r>
      <w:r w:rsidRPr="00A335BC">
        <w:rPr>
          <w:rFonts w:ascii="Arial" w:hAnsi="Arial" w:cs="Arial"/>
          <w:sz w:val="22"/>
          <w:szCs w:val="22"/>
        </w:rPr>
        <w:t xml:space="preserve">.- Tratándose de pago en exceso que haya recibido el SUPERVISOR DE OBRA, éste deberá reintegrar las cantidades pagadas en exceso más los intereses correspondientes, conforme al procedimiento establecido en el Código Fiscal de la Federación, como si se tratara del supuesto de prórroga para el pago de créditos fiscales. Los cargos se calcularán sobre las cantidades pagadas en exceso en cada caso y se computarán por días naturales, desde la fecha del pago hasta la fecha en que se entreguen efectivamente las cantidades al </w:t>
      </w:r>
      <w:r w:rsidR="004A7ED3" w:rsidRPr="00A335BC">
        <w:rPr>
          <w:rFonts w:ascii="Arial" w:hAnsi="Arial" w:cs="Arial"/>
          <w:sz w:val="22"/>
          <w:szCs w:val="22"/>
        </w:rPr>
        <w:t>CONTRATANTE</w:t>
      </w:r>
      <w:r w:rsidRPr="00A335BC">
        <w:rPr>
          <w:rFonts w:ascii="Arial" w:hAnsi="Arial" w:cs="Arial"/>
          <w:sz w:val="22"/>
          <w:szCs w:val="22"/>
        </w:rPr>
        <w:t>.</w:t>
      </w:r>
    </w:p>
    <w:p w14:paraId="41EF772D" w14:textId="77777777" w:rsidR="00A1003C" w:rsidRPr="00A335BC" w:rsidRDefault="00A1003C" w:rsidP="00A335BC">
      <w:pPr>
        <w:jc w:val="both"/>
        <w:rPr>
          <w:rFonts w:ascii="Arial" w:hAnsi="Arial" w:cs="Arial"/>
          <w:sz w:val="22"/>
          <w:szCs w:val="22"/>
        </w:rPr>
      </w:pPr>
    </w:p>
    <w:p w14:paraId="1ABBDA9B" w14:textId="77777777" w:rsidR="00D66E5E" w:rsidRPr="00A335BC" w:rsidRDefault="00A1003C" w:rsidP="00A335BC">
      <w:pPr>
        <w:jc w:val="both"/>
        <w:rPr>
          <w:rFonts w:ascii="Arial" w:hAnsi="Arial" w:cs="Arial"/>
          <w:b/>
          <w:sz w:val="22"/>
          <w:szCs w:val="22"/>
        </w:rPr>
      </w:pPr>
      <w:r w:rsidRPr="00A335BC">
        <w:rPr>
          <w:rFonts w:ascii="Arial" w:hAnsi="Arial" w:cs="Arial"/>
          <w:b/>
          <w:sz w:val="22"/>
          <w:szCs w:val="22"/>
        </w:rPr>
        <w:t xml:space="preserve">VIGÉSIMA </w:t>
      </w:r>
      <w:r w:rsidR="000639A7" w:rsidRPr="00A335BC">
        <w:rPr>
          <w:rFonts w:ascii="Arial" w:hAnsi="Arial" w:cs="Arial"/>
          <w:b/>
          <w:sz w:val="22"/>
          <w:szCs w:val="22"/>
        </w:rPr>
        <w:t>SEGUNDA</w:t>
      </w:r>
      <w:r w:rsidRPr="00A335BC">
        <w:rPr>
          <w:rFonts w:ascii="Arial" w:hAnsi="Arial" w:cs="Arial"/>
          <w:b/>
          <w:sz w:val="22"/>
          <w:szCs w:val="22"/>
        </w:rPr>
        <w:t xml:space="preserve">. </w:t>
      </w:r>
      <w:r w:rsidR="00D66E5E" w:rsidRPr="00A335BC">
        <w:rPr>
          <w:rFonts w:ascii="Arial" w:hAnsi="Arial" w:cs="Arial"/>
          <w:b/>
          <w:sz w:val="22"/>
          <w:szCs w:val="22"/>
        </w:rPr>
        <w:t>PERSONAL DE</w:t>
      </w:r>
      <w:r w:rsidR="00E97A89" w:rsidRPr="00A335BC">
        <w:rPr>
          <w:rFonts w:ascii="Arial" w:hAnsi="Arial" w:cs="Arial"/>
          <w:b/>
          <w:sz w:val="22"/>
          <w:szCs w:val="22"/>
        </w:rPr>
        <w:t>L</w:t>
      </w:r>
      <w:r w:rsidR="00D66E5E" w:rsidRPr="00A335BC">
        <w:rPr>
          <w:rFonts w:ascii="Arial" w:hAnsi="Arial" w:cs="Arial"/>
          <w:b/>
          <w:sz w:val="22"/>
          <w:szCs w:val="22"/>
        </w:rPr>
        <w:t xml:space="preserve"> </w:t>
      </w:r>
      <w:r w:rsidR="00E97A89" w:rsidRPr="00A335BC">
        <w:rPr>
          <w:rFonts w:ascii="Arial" w:hAnsi="Arial" w:cs="Arial"/>
          <w:b/>
          <w:sz w:val="22"/>
          <w:szCs w:val="22"/>
        </w:rPr>
        <w:t>SUPERVISOR DE OBRA</w:t>
      </w:r>
      <w:r w:rsidR="00D66E5E" w:rsidRPr="00A335BC">
        <w:rPr>
          <w:rFonts w:ascii="Arial" w:hAnsi="Arial" w:cs="Arial"/>
          <w:b/>
          <w:sz w:val="22"/>
          <w:szCs w:val="22"/>
        </w:rPr>
        <w:t>.-</w:t>
      </w:r>
      <w:r w:rsidR="00D66E5E" w:rsidRPr="00A335BC">
        <w:rPr>
          <w:rFonts w:ascii="Arial" w:hAnsi="Arial" w:cs="Arial"/>
          <w:sz w:val="22"/>
          <w:szCs w:val="22"/>
        </w:rPr>
        <w:t xml:space="preserve"> A partir de la fec</w:t>
      </w:r>
      <w:r w:rsidR="004D312B" w:rsidRPr="00A335BC">
        <w:rPr>
          <w:rFonts w:ascii="Arial" w:hAnsi="Arial" w:cs="Arial"/>
          <w:sz w:val="22"/>
          <w:szCs w:val="22"/>
        </w:rPr>
        <w:t>ha de suscripción del presente C</w:t>
      </w:r>
      <w:r w:rsidR="00D66E5E" w:rsidRPr="00A335BC">
        <w:rPr>
          <w:rFonts w:ascii="Arial" w:hAnsi="Arial" w:cs="Arial"/>
          <w:sz w:val="22"/>
          <w:szCs w:val="22"/>
        </w:rPr>
        <w:t>ontrato, la SUPERVIS</w:t>
      </w:r>
      <w:r w:rsidR="004D312B" w:rsidRPr="00A335BC">
        <w:rPr>
          <w:rFonts w:ascii="Arial" w:hAnsi="Arial" w:cs="Arial"/>
          <w:sz w:val="22"/>
          <w:szCs w:val="22"/>
        </w:rPr>
        <w:t>IÓN DE OBRA</w:t>
      </w:r>
      <w:r w:rsidR="00D66E5E" w:rsidRPr="00A335BC">
        <w:rPr>
          <w:rFonts w:ascii="Arial" w:hAnsi="Arial" w:cs="Arial"/>
          <w:sz w:val="22"/>
          <w:szCs w:val="22"/>
        </w:rPr>
        <w:t xml:space="preserve"> no podrán modificar la estructura del personal </w:t>
      </w:r>
      <w:r w:rsidR="00045345" w:rsidRPr="00A335BC">
        <w:rPr>
          <w:rFonts w:ascii="Arial" w:hAnsi="Arial" w:cs="Arial"/>
          <w:sz w:val="22"/>
          <w:szCs w:val="22"/>
        </w:rPr>
        <w:t xml:space="preserve">establecido </w:t>
      </w:r>
      <w:r w:rsidR="00D66E5E" w:rsidRPr="00A335BC">
        <w:rPr>
          <w:rFonts w:ascii="Arial" w:hAnsi="Arial" w:cs="Arial"/>
          <w:sz w:val="22"/>
          <w:szCs w:val="22"/>
        </w:rPr>
        <w:t xml:space="preserve"> en su </w:t>
      </w:r>
      <w:r w:rsidR="00FC13BC" w:rsidRPr="00A335BC">
        <w:rPr>
          <w:rFonts w:ascii="Arial" w:hAnsi="Arial" w:cs="Arial"/>
          <w:sz w:val="22"/>
          <w:szCs w:val="22"/>
        </w:rPr>
        <w:t>Propuesta Técnica y Económica</w:t>
      </w:r>
      <w:r w:rsidR="00D66E5E" w:rsidRPr="00A335BC">
        <w:rPr>
          <w:rFonts w:ascii="Arial" w:hAnsi="Arial" w:cs="Arial"/>
          <w:sz w:val="22"/>
          <w:szCs w:val="22"/>
        </w:rPr>
        <w:t>, sin que medie autorización expresa y por escrito de</w:t>
      </w:r>
      <w:r w:rsidR="00376CF5" w:rsidRPr="00A335BC">
        <w:rPr>
          <w:rFonts w:ascii="Arial" w:hAnsi="Arial" w:cs="Arial"/>
          <w:sz w:val="22"/>
          <w:szCs w:val="22"/>
        </w:rPr>
        <w:t>l</w:t>
      </w:r>
      <w:r w:rsidR="00D66E5E" w:rsidRPr="00A335BC">
        <w:rPr>
          <w:rFonts w:ascii="Arial" w:hAnsi="Arial" w:cs="Arial"/>
          <w:sz w:val="22"/>
          <w:szCs w:val="22"/>
        </w:rPr>
        <w:t xml:space="preserve"> </w:t>
      </w:r>
      <w:r w:rsidR="00045345" w:rsidRPr="00A335BC">
        <w:rPr>
          <w:rFonts w:ascii="Arial" w:hAnsi="Arial" w:cs="Arial"/>
          <w:sz w:val="22"/>
          <w:szCs w:val="22"/>
        </w:rPr>
        <w:t>GOBIERNO</w:t>
      </w:r>
      <w:r w:rsidR="00376CF5" w:rsidRPr="00A335BC">
        <w:rPr>
          <w:rFonts w:ascii="Arial" w:hAnsi="Arial" w:cs="Arial"/>
          <w:sz w:val="22"/>
          <w:szCs w:val="22"/>
        </w:rPr>
        <w:t xml:space="preserve"> DEL ESTADO</w:t>
      </w:r>
      <w:r w:rsidR="00045345" w:rsidRPr="00A335BC">
        <w:rPr>
          <w:rFonts w:ascii="Arial" w:hAnsi="Arial" w:cs="Arial"/>
          <w:sz w:val="22"/>
          <w:szCs w:val="22"/>
        </w:rPr>
        <w:t>,</w:t>
      </w:r>
      <w:r w:rsidR="00376CF5" w:rsidRPr="00A335BC">
        <w:rPr>
          <w:rFonts w:ascii="Arial" w:hAnsi="Arial" w:cs="Arial"/>
          <w:sz w:val="22"/>
          <w:szCs w:val="22"/>
        </w:rPr>
        <w:t xml:space="preserve"> </w:t>
      </w:r>
      <w:r w:rsidR="00F12998" w:rsidRPr="00A335BC">
        <w:rPr>
          <w:rFonts w:ascii="Arial" w:hAnsi="Arial" w:cs="Arial"/>
          <w:sz w:val="22"/>
          <w:szCs w:val="22"/>
        </w:rPr>
        <w:t xml:space="preserve">del </w:t>
      </w:r>
      <w:r w:rsidR="00045345" w:rsidRPr="00A335BC">
        <w:rPr>
          <w:rFonts w:ascii="Arial" w:hAnsi="Arial" w:cs="Arial"/>
          <w:sz w:val="22"/>
          <w:szCs w:val="22"/>
        </w:rPr>
        <w:t xml:space="preserve">FONDO </w:t>
      </w:r>
      <w:r w:rsidR="00D66E5E" w:rsidRPr="00A335BC">
        <w:rPr>
          <w:rFonts w:ascii="Arial" w:hAnsi="Arial" w:cs="Arial"/>
          <w:sz w:val="22"/>
          <w:szCs w:val="22"/>
        </w:rPr>
        <w:t>y del CONTRATANTE, en el entendido de que la modificación de su personal no debe tener como consecuencia la sustitución de aquéllos que, en su caso, hubieran acreditado la capacidad técnica y financiera a menos que el nuevo personal satisfaga los requisitos acreditados a través del personal sustituido.</w:t>
      </w:r>
    </w:p>
    <w:p w14:paraId="33BE3D4F" w14:textId="77777777" w:rsidR="00D66E5E" w:rsidRPr="00A335BC" w:rsidRDefault="00D66E5E" w:rsidP="00A335BC">
      <w:pPr>
        <w:jc w:val="both"/>
        <w:rPr>
          <w:rFonts w:ascii="Arial" w:hAnsi="Arial" w:cs="Arial"/>
          <w:b/>
          <w:sz w:val="22"/>
          <w:szCs w:val="22"/>
        </w:rPr>
      </w:pPr>
    </w:p>
    <w:p w14:paraId="2442C0BD" w14:textId="77777777" w:rsidR="00A1003C" w:rsidRPr="00A335BC" w:rsidRDefault="00D66E5E" w:rsidP="00A335BC">
      <w:pPr>
        <w:jc w:val="both"/>
        <w:rPr>
          <w:rFonts w:ascii="Arial" w:hAnsi="Arial" w:cs="Arial"/>
          <w:sz w:val="22"/>
          <w:szCs w:val="22"/>
        </w:rPr>
      </w:pPr>
      <w:r w:rsidRPr="00A335BC">
        <w:rPr>
          <w:rFonts w:ascii="Arial" w:hAnsi="Arial" w:cs="Arial"/>
          <w:b/>
          <w:sz w:val="22"/>
          <w:szCs w:val="22"/>
        </w:rPr>
        <w:t xml:space="preserve">VIGÉSIMA TERCERA. </w:t>
      </w:r>
      <w:r w:rsidR="00A1003C" w:rsidRPr="00A335BC">
        <w:rPr>
          <w:rFonts w:ascii="Arial" w:hAnsi="Arial" w:cs="Arial"/>
          <w:b/>
          <w:sz w:val="22"/>
          <w:szCs w:val="22"/>
        </w:rPr>
        <w:t>CONTROVERSIAS</w:t>
      </w:r>
      <w:r w:rsidR="00A1003C" w:rsidRPr="00A335BC">
        <w:rPr>
          <w:rFonts w:ascii="Arial" w:hAnsi="Arial" w:cs="Arial"/>
          <w:sz w:val="22"/>
          <w:szCs w:val="22"/>
        </w:rPr>
        <w:t xml:space="preserve">.- Cuando entre las </w:t>
      </w:r>
      <w:r w:rsidR="00020175" w:rsidRPr="00A335BC">
        <w:rPr>
          <w:rFonts w:ascii="Arial" w:hAnsi="Arial" w:cs="Arial"/>
          <w:sz w:val="22"/>
          <w:szCs w:val="22"/>
        </w:rPr>
        <w:t xml:space="preserve">Partes </w:t>
      </w:r>
      <w:r w:rsidR="00A1003C" w:rsidRPr="00A335BC">
        <w:rPr>
          <w:rFonts w:ascii="Arial" w:hAnsi="Arial" w:cs="Arial"/>
          <w:sz w:val="22"/>
          <w:szCs w:val="22"/>
        </w:rPr>
        <w:t xml:space="preserve">existan controversias previsibles que pudieran versar sobre problemas específicos de carácter técnico y administrativo, deberán en un plazo no mayor a </w:t>
      </w:r>
      <w:r w:rsidR="002A0912" w:rsidRPr="00A335BC">
        <w:rPr>
          <w:rFonts w:ascii="Arial" w:hAnsi="Arial" w:cs="Arial"/>
          <w:sz w:val="22"/>
          <w:szCs w:val="22"/>
        </w:rPr>
        <w:t>10 (</w:t>
      </w:r>
      <w:r w:rsidR="00A1003C" w:rsidRPr="00A335BC">
        <w:rPr>
          <w:rFonts w:ascii="Arial" w:hAnsi="Arial" w:cs="Arial"/>
          <w:sz w:val="22"/>
          <w:szCs w:val="22"/>
        </w:rPr>
        <w:t>diez</w:t>
      </w:r>
      <w:r w:rsidR="002A0912" w:rsidRPr="00A335BC">
        <w:rPr>
          <w:rFonts w:ascii="Arial" w:hAnsi="Arial" w:cs="Arial"/>
          <w:sz w:val="22"/>
          <w:szCs w:val="22"/>
        </w:rPr>
        <w:t>)</w:t>
      </w:r>
      <w:r w:rsidR="00A1003C" w:rsidRPr="00A335BC">
        <w:rPr>
          <w:rFonts w:ascii="Arial" w:hAnsi="Arial" w:cs="Arial"/>
          <w:sz w:val="22"/>
          <w:szCs w:val="22"/>
        </w:rPr>
        <w:t xml:space="preserve"> días naturales, exponer lo que a su derecho convenga, a fin de dar una solución favorable para ambas </w:t>
      </w:r>
      <w:r w:rsidR="00532854" w:rsidRPr="00A335BC">
        <w:rPr>
          <w:rFonts w:ascii="Arial" w:hAnsi="Arial" w:cs="Arial"/>
          <w:sz w:val="22"/>
          <w:szCs w:val="22"/>
        </w:rPr>
        <w:t>Partes</w:t>
      </w:r>
      <w:r w:rsidR="00A1003C" w:rsidRPr="00A335BC">
        <w:rPr>
          <w:rFonts w:ascii="Arial" w:hAnsi="Arial" w:cs="Arial"/>
          <w:sz w:val="22"/>
          <w:szCs w:val="22"/>
        </w:rPr>
        <w:t>.</w:t>
      </w:r>
    </w:p>
    <w:p w14:paraId="2FE8DF9D" w14:textId="77777777" w:rsidR="00A1003C" w:rsidRPr="00A335BC" w:rsidRDefault="00A1003C" w:rsidP="00A335BC">
      <w:pPr>
        <w:rPr>
          <w:rFonts w:ascii="Arial" w:hAnsi="Arial" w:cs="Arial"/>
          <w:sz w:val="22"/>
          <w:szCs w:val="22"/>
        </w:rPr>
      </w:pPr>
    </w:p>
    <w:p w14:paraId="13D7526B"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VIGÉSIMA </w:t>
      </w:r>
      <w:r w:rsidR="00D66E5E" w:rsidRPr="00A335BC">
        <w:rPr>
          <w:rFonts w:ascii="Arial" w:hAnsi="Arial" w:cs="Arial"/>
          <w:b/>
          <w:sz w:val="22"/>
          <w:szCs w:val="22"/>
        </w:rPr>
        <w:t>CUARTA</w:t>
      </w:r>
      <w:r w:rsidR="00EE3086" w:rsidRPr="00A335BC">
        <w:rPr>
          <w:rFonts w:ascii="Arial" w:hAnsi="Arial" w:cs="Arial"/>
          <w:b/>
          <w:sz w:val="22"/>
          <w:szCs w:val="22"/>
        </w:rPr>
        <w:t>.</w:t>
      </w:r>
      <w:r w:rsidRPr="00A335BC">
        <w:rPr>
          <w:rFonts w:ascii="Arial" w:hAnsi="Arial" w:cs="Arial"/>
          <w:b/>
          <w:sz w:val="22"/>
          <w:szCs w:val="22"/>
        </w:rPr>
        <w:t xml:space="preserve"> SUPLENCIA</w:t>
      </w:r>
      <w:r w:rsidRPr="00A335BC">
        <w:rPr>
          <w:rFonts w:ascii="Arial" w:hAnsi="Arial" w:cs="Arial"/>
          <w:sz w:val="22"/>
          <w:szCs w:val="22"/>
        </w:rPr>
        <w:t xml:space="preserve">.- Las </w:t>
      </w:r>
      <w:r w:rsidR="00020175" w:rsidRPr="00A335BC">
        <w:rPr>
          <w:rFonts w:ascii="Arial" w:hAnsi="Arial" w:cs="Arial"/>
          <w:sz w:val="22"/>
          <w:szCs w:val="22"/>
        </w:rPr>
        <w:t xml:space="preserve">Partes </w:t>
      </w:r>
      <w:r w:rsidRPr="00A335BC">
        <w:rPr>
          <w:rFonts w:ascii="Arial" w:hAnsi="Arial" w:cs="Arial"/>
          <w:sz w:val="22"/>
          <w:szCs w:val="22"/>
        </w:rPr>
        <w:t xml:space="preserve">convienen que serán supletorias de las Cláusulas de este </w:t>
      </w:r>
      <w:r w:rsidR="00532854" w:rsidRPr="00A335BC">
        <w:rPr>
          <w:rFonts w:ascii="Arial" w:hAnsi="Arial" w:cs="Arial"/>
          <w:sz w:val="22"/>
          <w:szCs w:val="22"/>
        </w:rPr>
        <w:t>Contrato</w:t>
      </w:r>
      <w:r w:rsidRPr="00A335BC">
        <w:rPr>
          <w:rFonts w:ascii="Arial" w:hAnsi="Arial" w:cs="Arial"/>
          <w:sz w:val="22"/>
          <w:szCs w:val="22"/>
        </w:rPr>
        <w:t>, las disposiciones del Código Civil Federal y demás normas legales y administrativas aplicables, las cuales prevalecerán sobre aquéllas.</w:t>
      </w:r>
    </w:p>
    <w:p w14:paraId="4681982E" w14:textId="77777777" w:rsidR="00A1003C" w:rsidRPr="00A335BC" w:rsidRDefault="00A1003C" w:rsidP="00A335BC">
      <w:pPr>
        <w:jc w:val="both"/>
        <w:rPr>
          <w:rFonts w:ascii="Arial" w:hAnsi="Arial" w:cs="Arial"/>
          <w:sz w:val="22"/>
          <w:szCs w:val="22"/>
        </w:rPr>
      </w:pPr>
    </w:p>
    <w:p w14:paraId="74B7F739"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lastRenderedPageBreak/>
        <w:t xml:space="preserve">VIGÉSIMA </w:t>
      </w:r>
      <w:r w:rsidR="00D66E5E" w:rsidRPr="00A335BC">
        <w:rPr>
          <w:rFonts w:ascii="Arial" w:hAnsi="Arial" w:cs="Arial"/>
          <w:b/>
          <w:sz w:val="22"/>
          <w:szCs w:val="22"/>
        </w:rPr>
        <w:t>QUINTA</w:t>
      </w:r>
      <w:r w:rsidRPr="00A335BC">
        <w:rPr>
          <w:rFonts w:ascii="Arial" w:hAnsi="Arial" w:cs="Arial"/>
          <w:b/>
          <w:sz w:val="22"/>
          <w:szCs w:val="22"/>
        </w:rPr>
        <w:t>. DOMICILIOS DE LAS PARTES</w:t>
      </w:r>
      <w:r w:rsidRPr="00A335BC">
        <w:rPr>
          <w:rFonts w:ascii="Arial" w:hAnsi="Arial" w:cs="Arial"/>
          <w:sz w:val="22"/>
          <w:szCs w:val="22"/>
        </w:rPr>
        <w:t xml:space="preserve">.- Para todos los fines y efectos legales que se deriven del presente </w:t>
      </w:r>
      <w:r w:rsidR="00532854" w:rsidRPr="00A335BC">
        <w:rPr>
          <w:rFonts w:ascii="Arial" w:hAnsi="Arial" w:cs="Arial"/>
          <w:sz w:val="22"/>
          <w:szCs w:val="22"/>
        </w:rPr>
        <w:t>Contrato</w:t>
      </w:r>
      <w:r w:rsidRPr="00A335BC">
        <w:rPr>
          <w:rFonts w:ascii="Arial" w:hAnsi="Arial" w:cs="Arial"/>
          <w:sz w:val="22"/>
          <w:szCs w:val="22"/>
        </w:rPr>
        <w:t>, las partes señalan como sus domicilios los siguientes:</w:t>
      </w:r>
    </w:p>
    <w:p w14:paraId="50942FBB" w14:textId="77777777" w:rsidR="00A1003C" w:rsidRPr="00A335BC" w:rsidRDefault="00A1003C" w:rsidP="00A335BC">
      <w:pPr>
        <w:jc w:val="both"/>
        <w:rPr>
          <w:rFonts w:ascii="Arial" w:hAnsi="Arial" w:cs="Arial"/>
          <w:sz w:val="22"/>
          <w:szCs w:val="22"/>
        </w:rPr>
      </w:pPr>
    </w:p>
    <w:tbl>
      <w:tblPr>
        <w:tblStyle w:val="Tablaconcuadrcula"/>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804"/>
      </w:tblGrid>
      <w:tr w:rsidR="007A771F" w:rsidRPr="00A335BC" w14:paraId="74756BE6" w14:textId="77777777" w:rsidTr="00A85D42">
        <w:tc>
          <w:tcPr>
            <w:tcW w:w="2977" w:type="dxa"/>
          </w:tcPr>
          <w:p w14:paraId="5FF7F3AC" w14:textId="77777777" w:rsidR="007A771F" w:rsidRPr="00A335BC" w:rsidRDefault="007A771F" w:rsidP="00A335BC">
            <w:pPr>
              <w:jc w:val="both"/>
              <w:rPr>
                <w:rFonts w:ascii="Arial" w:hAnsi="Arial" w:cs="Arial"/>
                <w:sz w:val="22"/>
                <w:szCs w:val="22"/>
              </w:rPr>
            </w:pPr>
            <w:r w:rsidRPr="00A335BC">
              <w:rPr>
                <w:rFonts w:ascii="Arial" w:hAnsi="Arial" w:cs="Arial"/>
                <w:sz w:val="22"/>
                <w:szCs w:val="22"/>
              </w:rPr>
              <w:t>CONTRATANTE</w:t>
            </w:r>
            <w:r w:rsidR="00A85D42" w:rsidRPr="00A335BC">
              <w:rPr>
                <w:rFonts w:ascii="Arial" w:hAnsi="Arial" w:cs="Arial"/>
                <w:sz w:val="22"/>
                <w:szCs w:val="22"/>
              </w:rPr>
              <w:t>:</w:t>
            </w:r>
          </w:p>
        </w:tc>
        <w:tc>
          <w:tcPr>
            <w:tcW w:w="6804" w:type="dxa"/>
          </w:tcPr>
          <w:p w14:paraId="464BE60D" w14:textId="77777777" w:rsidR="007A771F" w:rsidRPr="00A335BC" w:rsidRDefault="007A771F" w:rsidP="00A335BC">
            <w:pPr>
              <w:jc w:val="both"/>
              <w:rPr>
                <w:rFonts w:ascii="Arial" w:hAnsi="Arial" w:cs="Arial"/>
                <w:sz w:val="22"/>
                <w:szCs w:val="22"/>
              </w:rPr>
            </w:pPr>
            <w:r w:rsidRPr="00A335BC">
              <w:rPr>
                <w:rFonts w:ascii="Arial" w:hAnsi="Arial" w:cs="Arial"/>
                <w:sz w:val="22"/>
                <w:szCs w:val="22"/>
              </w:rPr>
              <w:t>Avenida Javier Barros Sierra No. 515, Piso 3, Colonia Lomas de Santa Fe, Delegación Álvaro Obregón, C. P. 01219, México, Distrito Federal.</w:t>
            </w:r>
          </w:p>
          <w:p w14:paraId="68C54F05" w14:textId="77777777" w:rsidR="00AC1BCE" w:rsidRPr="00A335BC" w:rsidRDefault="00AC1BCE" w:rsidP="00A335BC">
            <w:pPr>
              <w:jc w:val="both"/>
              <w:rPr>
                <w:rFonts w:ascii="Arial" w:hAnsi="Arial" w:cs="Arial"/>
                <w:sz w:val="22"/>
                <w:szCs w:val="22"/>
              </w:rPr>
            </w:pPr>
          </w:p>
        </w:tc>
      </w:tr>
      <w:tr w:rsidR="007A771F" w:rsidRPr="00A335BC" w14:paraId="4934B6C4" w14:textId="77777777" w:rsidTr="00A85D42">
        <w:tc>
          <w:tcPr>
            <w:tcW w:w="2977" w:type="dxa"/>
          </w:tcPr>
          <w:p w14:paraId="57B944C6" w14:textId="77777777" w:rsidR="007A771F" w:rsidRPr="00A335BC" w:rsidRDefault="007A771F" w:rsidP="00A335BC">
            <w:pPr>
              <w:jc w:val="both"/>
              <w:rPr>
                <w:rFonts w:ascii="Arial" w:hAnsi="Arial" w:cs="Arial"/>
                <w:sz w:val="22"/>
                <w:szCs w:val="22"/>
              </w:rPr>
            </w:pPr>
            <w:r w:rsidRPr="00A335BC">
              <w:rPr>
                <w:rFonts w:ascii="Arial" w:hAnsi="Arial" w:cs="Arial"/>
                <w:sz w:val="22"/>
                <w:szCs w:val="22"/>
              </w:rPr>
              <w:t>SUPERVISOR DE OBRA</w:t>
            </w:r>
            <w:r w:rsidR="00A85D42" w:rsidRPr="00A335BC">
              <w:rPr>
                <w:rFonts w:ascii="Arial" w:hAnsi="Arial" w:cs="Arial"/>
                <w:sz w:val="22"/>
                <w:szCs w:val="22"/>
              </w:rPr>
              <w:t>:</w:t>
            </w:r>
          </w:p>
        </w:tc>
        <w:tc>
          <w:tcPr>
            <w:tcW w:w="6804" w:type="dxa"/>
          </w:tcPr>
          <w:p w14:paraId="79904142" w14:textId="77777777" w:rsidR="007A771F" w:rsidRPr="00A335BC" w:rsidRDefault="00AC1BCE" w:rsidP="00A335BC">
            <w:pPr>
              <w:jc w:val="both"/>
              <w:rPr>
                <w:rFonts w:ascii="Arial" w:hAnsi="Arial" w:cs="Arial"/>
                <w:sz w:val="22"/>
                <w:szCs w:val="22"/>
              </w:rPr>
            </w:pPr>
            <w:r w:rsidRPr="00A335BC">
              <w:rPr>
                <w:rFonts w:ascii="Arial" w:hAnsi="Arial" w:cs="Arial"/>
                <w:sz w:val="22"/>
                <w:szCs w:val="22"/>
              </w:rPr>
              <w:t xml:space="preserve">Boulevard Adolfo López Mateos No. 2459 2º piso, Col. </w:t>
            </w:r>
            <w:proofErr w:type="spellStart"/>
            <w:r w:rsidRPr="00A335BC">
              <w:rPr>
                <w:rFonts w:ascii="Arial" w:hAnsi="Arial" w:cs="Arial"/>
                <w:sz w:val="22"/>
                <w:szCs w:val="22"/>
              </w:rPr>
              <w:t>Atlamaya</w:t>
            </w:r>
            <w:proofErr w:type="spellEnd"/>
            <w:r w:rsidRPr="00A335BC">
              <w:rPr>
                <w:rFonts w:ascii="Arial" w:hAnsi="Arial" w:cs="Arial"/>
                <w:sz w:val="22"/>
                <w:szCs w:val="22"/>
              </w:rPr>
              <w:t>, Delegación Álvaro Obregón, C.P. 01760, México, Distrito Federal</w:t>
            </w:r>
          </w:p>
          <w:p w14:paraId="2E247F4F" w14:textId="77777777" w:rsidR="00A85D42" w:rsidRPr="00A335BC" w:rsidRDefault="00A85D42" w:rsidP="00A335BC">
            <w:pPr>
              <w:jc w:val="both"/>
              <w:rPr>
                <w:rFonts w:ascii="Arial" w:hAnsi="Arial" w:cs="Arial"/>
                <w:sz w:val="22"/>
                <w:szCs w:val="22"/>
              </w:rPr>
            </w:pPr>
          </w:p>
        </w:tc>
      </w:tr>
      <w:tr w:rsidR="007A771F" w:rsidRPr="00A335BC" w14:paraId="5A8E7AAB" w14:textId="77777777" w:rsidTr="00A85D42">
        <w:tc>
          <w:tcPr>
            <w:tcW w:w="2977" w:type="dxa"/>
          </w:tcPr>
          <w:p w14:paraId="06545878" w14:textId="77777777" w:rsidR="007A771F" w:rsidRPr="00A335BC" w:rsidRDefault="007A771F" w:rsidP="00A335BC">
            <w:pPr>
              <w:jc w:val="both"/>
              <w:rPr>
                <w:rFonts w:ascii="Arial" w:hAnsi="Arial" w:cs="Arial"/>
                <w:sz w:val="22"/>
                <w:szCs w:val="22"/>
              </w:rPr>
            </w:pPr>
            <w:r w:rsidRPr="00A335BC">
              <w:rPr>
                <w:rFonts w:ascii="Arial" w:hAnsi="Arial" w:cs="Arial"/>
                <w:sz w:val="22"/>
                <w:szCs w:val="22"/>
              </w:rPr>
              <w:t>GOBIERNO DEL ESTADO</w:t>
            </w:r>
            <w:r w:rsidR="00A85D42" w:rsidRPr="00A335BC">
              <w:rPr>
                <w:rFonts w:ascii="Arial" w:hAnsi="Arial" w:cs="Arial"/>
                <w:sz w:val="22"/>
                <w:szCs w:val="22"/>
              </w:rPr>
              <w:t>:</w:t>
            </w:r>
          </w:p>
        </w:tc>
        <w:tc>
          <w:tcPr>
            <w:tcW w:w="6804" w:type="dxa"/>
          </w:tcPr>
          <w:p w14:paraId="6CD2B035" w14:textId="77777777" w:rsidR="007A771F" w:rsidRPr="00A335BC" w:rsidRDefault="00A85D42" w:rsidP="00A335BC">
            <w:pPr>
              <w:jc w:val="both"/>
              <w:rPr>
                <w:rFonts w:ascii="Arial" w:hAnsi="Arial" w:cs="Arial"/>
                <w:sz w:val="22"/>
                <w:szCs w:val="22"/>
              </w:rPr>
            </w:pPr>
            <w:r w:rsidRPr="00A335BC">
              <w:rPr>
                <w:rFonts w:ascii="Arial" w:hAnsi="Arial" w:cs="Arial"/>
                <w:sz w:val="22"/>
                <w:szCs w:val="22"/>
              </w:rPr>
              <w:t>11 Oriente No. 2224, Col. Azcarate, Ciudad de Puebla, Puebla, C.P. 72501.</w:t>
            </w:r>
          </w:p>
          <w:p w14:paraId="69BEDF6E" w14:textId="77777777" w:rsidR="00A85D42" w:rsidRPr="00A335BC" w:rsidRDefault="00A85D42" w:rsidP="00A335BC">
            <w:pPr>
              <w:jc w:val="both"/>
              <w:rPr>
                <w:rFonts w:ascii="Arial" w:hAnsi="Arial" w:cs="Arial"/>
                <w:sz w:val="22"/>
                <w:szCs w:val="22"/>
              </w:rPr>
            </w:pPr>
          </w:p>
        </w:tc>
      </w:tr>
      <w:tr w:rsidR="007A771F" w:rsidRPr="00A335BC" w14:paraId="40618BD9" w14:textId="77777777" w:rsidTr="00A85D42">
        <w:tc>
          <w:tcPr>
            <w:tcW w:w="2977" w:type="dxa"/>
          </w:tcPr>
          <w:p w14:paraId="2704C7B1" w14:textId="77777777" w:rsidR="007A771F" w:rsidRPr="00A335BC" w:rsidRDefault="007A771F" w:rsidP="00A335BC">
            <w:pPr>
              <w:jc w:val="both"/>
              <w:rPr>
                <w:rFonts w:ascii="Arial" w:hAnsi="Arial" w:cs="Arial"/>
                <w:sz w:val="22"/>
                <w:szCs w:val="22"/>
              </w:rPr>
            </w:pPr>
            <w:r w:rsidRPr="00A335BC">
              <w:rPr>
                <w:rFonts w:ascii="Arial" w:hAnsi="Arial" w:cs="Arial"/>
                <w:sz w:val="22"/>
                <w:szCs w:val="22"/>
              </w:rPr>
              <w:t>FONDO</w:t>
            </w:r>
            <w:r w:rsidR="00A85D42" w:rsidRPr="00A335BC">
              <w:rPr>
                <w:rFonts w:ascii="Arial" w:hAnsi="Arial" w:cs="Arial"/>
                <w:sz w:val="22"/>
                <w:szCs w:val="22"/>
              </w:rPr>
              <w:t>:</w:t>
            </w:r>
          </w:p>
        </w:tc>
        <w:tc>
          <w:tcPr>
            <w:tcW w:w="6804" w:type="dxa"/>
          </w:tcPr>
          <w:p w14:paraId="7D6D9568" w14:textId="77777777" w:rsidR="007A771F" w:rsidRPr="00A335BC" w:rsidRDefault="00A85D42" w:rsidP="00A335BC">
            <w:pPr>
              <w:jc w:val="both"/>
              <w:rPr>
                <w:rFonts w:ascii="Arial" w:hAnsi="Arial" w:cs="Arial"/>
                <w:sz w:val="22"/>
                <w:szCs w:val="22"/>
              </w:rPr>
            </w:pPr>
            <w:r w:rsidRPr="00A335BC">
              <w:rPr>
                <w:rFonts w:ascii="Arial" w:hAnsi="Arial" w:cs="Arial"/>
                <w:sz w:val="22"/>
                <w:szCs w:val="22"/>
              </w:rPr>
              <w:t>Avenida Javier Barros Sierra No. 515, Piso 8, Colonia Lomas de Santa Fe, Delegación Álvaro Obregón, C. P. 01219, México, Distrito Federal</w:t>
            </w:r>
          </w:p>
          <w:p w14:paraId="7009BB40" w14:textId="77777777" w:rsidR="00831DA3" w:rsidRPr="00A335BC" w:rsidRDefault="00831DA3" w:rsidP="00A335BC">
            <w:pPr>
              <w:jc w:val="both"/>
              <w:rPr>
                <w:rFonts w:ascii="Arial" w:hAnsi="Arial" w:cs="Arial"/>
                <w:sz w:val="22"/>
                <w:szCs w:val="22"/>
              </w:rPr>
            </w:pPr>
          </w:p>
        </w:tc>
      </w:tr>
      <w:tr w:rsidR="007A771F" w:rsidRPr="00A335BC" w14:paraId="361A61FD" w14:textId="77777777" w:rsidTr="00A85D42">
        <w:tc>
          <w:tcPr>
            <w:tcW w:w="2977" w:type="dxa"/>
          </w:tcPr>
          <w:p w14:paraId="793ED893" w14:textId="77777777" w:rsidR="007A771F" w:rsidRPr="00A335BC" w:rsidRDefault="007A771F" w:rsidP="00A335BC">
            <w:pPr>
              <w:jc w:val="both"/>
              <w:rPr>
                <w:rFonts w:ascii="Arial" w:hAnsi="Arial" w:cs="Arial"/>
                <w:sz w:val="22"/>
                <w:szCs w:val="22"/>
              </w:rPr>
            </w:pPr>
            <w:r w:rsidRPr="00A335BC">
              <w:rPr>
                <w:rFonts w:ascii="Arial" w:hAnsi="Arial" w:cs="Arial"/>
                <w:sz w:val="22"/>
                <w:szCs w:val="22"/>
              </w:rPr>
              <w:t>EMPRESA</w:t>
            </w:r>
            <w:r w:rsidR="00A85D42" w:rsidRPr="00A335BC">
              <w:rPr>
                <w:rFonts w:ascii="Arial" w:hAnsi="Arial" w:cs="Arial"/>
                <w:sz w:val="22"/>
                <w:szCs w:val="22"/>
              </w:rPr>
              <w:t>:</w:t>
            </w:r>
          </w:p>
        </w:tc>
        <w:tc>
          <w:tcPr>
            <w:tcW w:w="6804" w:type="dxa"/>
          </w:tcPr>
          <w:p w14:paraId="7B0769F2" w14:textId="77777777" w:rsidR="007A771F" w:rsidRPr="00A335BC" w:rsidRDefault="00831DA3" w:rsidP="00A335BC">
            <w:pPr>
              <w:jc w:val="both"/>
              <w:rPr>
                <w:rFonts w:ascii="Arial" w:hAnsi="Arial" w:cs="Arial"/>
                <w:sz w:val="22"/>
                <w:szCs w:val="22"/>
              </w:rPr>
            </w:pPr>
            <w:r w:rsidRPr="00A335BC">
              <w:rPr>
                <w:rFonts w:ascii="Arial" w:hAnsi="Arial" w:cs="Arial"/>
                <w:sz w:val="22"/>
                <w:szCs w:val="22"/>
              </w:rPr>
              <w:t>Río Nilo</w:t>
            </w:r>
            <w:r w:rsidR="00121925" w:rsidRPr="00A335BC">
              <w:rPr>
                <w:rFonts w:ascii="Arial" w:hAnsi="Arial" w:cs="Arial"/>
                <w:sz w:val="22"/>
                <w:szCs w:val="22"/>
              </w:rPr>
              <w:t xml:space="preserve"> No. 90 Piso 5, Colonia Cuauhtémoc, Delegación Cuauhtémoc, C.P. 06500, México, Distrito Federal.</w:t>
            </w:r>
          </w:p>
          <w:p w14:paraId="66787481" w14:textId="77777777" w:rsidR="00A85D42" w:rsidRPr="00A335BC" w:rsidRDefault="00A85D42" w:rsidP="00A335BC">
            <w:pPr>
              <w:jc w:val="both"/>
              <w:rPr>
                <w:rFonts w:ascii="Arial" w:hAnsi="Arial" w:cs="Arial"/>
                <w:sz w:val="22"/>
                <w:szCs w:val="22"/>
              </w:rPr>
            </w:pPr>
          </w:p>
        </w:tc>
      </w:tr>
    </w:tbl>
    <w:p w14:paraId="2D2DFAAE" w14:textId="77777777" w:rsidR="006159BF" w:rsidRPr="00A335BC" w:rsidRDefault="006159BF" w:rsidP="00A335BC">
      <w:pPr>
        <w:ind w:left="2190" w:hanging="2190"/>
        <w:jc w:val="both"/>
        <w:rPr>
          <w:rFonts w:ascii="Arial" w:hAnsi="Arial" w:cs="Arial"/>
          <w:sz w:val="22"/>
          <w:szCs w:val="22"/>
        </w:rPr>
      </w:pPr>
    </w:p>
    <w:p w14:paraId="57F6C1E5" w14:textId="77777777" w:rsidR="00A1003C" w:rsidRPr="00A335BC" w:rsidRDefault="00A1003C" w:rsidP="00A335BC">
      <w:pPr>
        <w:jc w:val="both"/>
        <w:rPr>
          <w:rFonts w:ascii="Arial" w:hAnsi="Arial" w:cs="Arial"/>
          <w:sz w:val="22"/>
          <w:szCs w:val="22"/>
        </w:rPr>
      </w:pPr>
      <w:r w:rsidRPr="00A335BC">
        <w:rPr>
          <w:rFonts w:ascii="Arial" w:hAnsi="Arial" w:cs="Arial"/>
          <w:sz w:val="22"/>
          <w:szCs w:val="22"/>
        </w:rPr>
        <w:t xml:space="preserve">Las </w:t>
      </w:r>
      <w:r w:rsidR="00EC7C16" w:rsidRPr="00A335BC">
        <w:rPr>
          <w:rFonts w:ascii="Arial" w:hAnsi="Arial" w:cs="Arial"/>
          <w:sz w:val="22"/>
          <w:szCs w:val="22"/>
        </w:rPr>
        <w:t xml:space="preserve">Partes </w:t>
      </w:r>
      <w:r w:rsidRPr="00A335BC">
        <w:rPr>
          <w:rFonts w:ascii="Arial" w:hAnsi="Arial" w:cs="Arial"/>
          <w:sz w:val="22"/>
          <w:szCs w:val="22"/>
        </w:rPr>
        <w:t>se obligan a informar por escrito recíprocamente dentro de los 3</w:t>
      </w:r>
      <w:r w:rsidR="002A0912" w:rsidRPr="00A335BC">
        <w:rPr>
          <w:rFonts w:ascii="Arial" w:hAnsi="Arial" w:cs="Arial"/>
          <w:sz w:val="22"/>
          <w:szCs w:val="22"/>
        </w:rPr>
        <w:t xml:space="preserve"> (tres)</w:t>
      </w:r>
      <w:r w:rsidRPr="00A335BC">
        <w:rPr>
          <w:rFonts w:ascii="Arial" w:hAnsi="Arial" w:cs="Arial"/>
          <w:sz w:val="22"/>
          <w:szCs w:val="22"/>
        </w:rPr>
        <w:t xml:space="preserve"> días siguientes de ocurrido el evento, respecto de cualquier cambio en los domicilios arriba señalados, durante la vigencia de este instrumento, ya que de lo contrario continuarán siendo válidas las comunicaciones y notificaciones que se efectúen en los domicilios antes indicados.</w:t>
      </w:r>
    </w:p>
    <w:p w14:paraId="3079627B" w14:textId="77777777" w:rsidR="00A1003C" w:rsidRPr="00A335BC" w:rsidRDefault="00A1003C" w:rsidP="00A335BC">
      <w:pPr>
        <w:jc w:val="both"/>
        <w:rPr>
          <w:rFonts w:ascii="Arial" w:hAnsi="Arial" w:cs="Arial"/>
          <w:sz w:val="22"/>
          <w:szCs w:val="22"/>
        </w:rPr>
      </w:pPr>
    </w:p>
    <w:p w14:paraId="3BC3DEED" w14:textId="77777777" w:rsidR="00A1003C" w:rsidRPr="00A335BC" w:rsidRDefault="00A1003C" w:rsidP="00A335BC">
      <w:pPr>
        <w:jc w:val="both"/>
        <w:rPr>
          <w:rFonts w:ascii="Arial" w:hAnsi="Arial" w:cs="Arial"/>
          <w:sz w:val="22"/>
          <w:szCs w:val="22"/>
        </w:rPr>
      </w:pPr>
      <w:r w:rsidRPr="00A335BC">
        <w:rPr>
          <w:rFonts w:ascii="Arial" w:hAnsi="Arial" w:cs="Arial"/>
          <w:b/>
          <w:sz w:val="22"/>
          <w:szCs w:val="22"/>
        </w:rPr>
        <w:t xml:space="preserve">VIGÉSIMA </w:t>
      </w:r>
      <w:r w:rsidR="00D66E5E" w:rsidRPr="00A335BC">
        <w:rPr>
          <w:rFonts w:ascii="Arial" w:hAnsi="Arial" w:cs="Arial"/>
          <w:b/>
          <w:sz w:val="22"/>
          <w:szCs w:val="22"/>
        </w:rPr>
        <w:t>SEXTA</w:t>
      </w:r>
      <w:r w:rsidRPr="00A335BC">
        <w:rPr>
          <w:rFonts w:ascii="Arial" w:hAnsi="Arial" w:cs="Arial"/>
          <w:b/>
          <w:sz w:val="22"/>
          <w:szCs w:val="22"/>
        </w:rPr>
        <w:t>. JURISDICCIÓN</w:t>
      </w:r>
      <w:r w:rsidRPr="00A335BC">
        <w:rPr>
          <w:rFonts w:ascii="Arial" w:hAnsi="Arial" w:cs="Arial"/>
          <w:sz w:val="22"/>
          <w:szCs w:val="22"/>
        </w:rPr>
        <w:t xml:space="preserve">.- Para la interpretación y cumplimiento del presente </w:t>
      </w:r>
      <w:r w:rsidR="00532854" w:rsidRPr="00A335BC">
        <w:rPr>
          <w:rFonts w:ascii="Arial" w:hAnsi="Arial" w:cs="Arial"/>
          <w:sz w:val="22"/>
          <w:szCs w:val="22"/>
        </w:rPr>
        <w:t>Contrato</w:t>
      </w:r>
      <w:r w:rsidRPr="00A335BC">
        <w:rPr>
          <w:rFonts w:ascii="Arial" w:hAnsi="Arial" w:cs="Arial"/>
          <w:sz w:val="22"/>
          <w:szCs w:val="22"/>
        </w:rPr>
        <w:t>, así como todo aquello que no esté expresamente estipulado en el mismo, las partes se someten a la jurisdicción de los Tribunales Federales competentes de la Ciudad de México, Distrito Federal, por lo que renuncian al fuero presente o futuro que por cualquier causa o razón pudiera corresponderles.</w:t>
      </w:r>
    </w:p>
    <w:p w14:paraId="644C068F" w14:textId="77777777" w:rsidR="009D383C" w:rsidRPr="00A335BC" w:rsidRDefault="009D383C" w:rsidP="00A335BC">
      <w:pPr>
        <w:jc w:val="both"/>
        <w:rPr>
          <w:rFonts w:ascii="Arial" w:hAnsi="Arial" w:cs="Arial"/>
          <w:sz w:val="22"/>
          <w:szCs w:val="22"/>
        </w:rPr>
      </w:pPr>
    </w:p>
    <w:p w14:paraId="53A47B55" w14:textId="77777777" w:rsidR="002C6B5F" w:rsidRPr="00A335BC" w:rsidRDefault="00A1003C" w:rsidP="00A335BC">
      <w:pPr>
        <w:jc w:val="both"/>
        <w:rPr>
          <w:rFonts w:ascii="Arial" w:hAnsi="Arial" w:cs="Arial"/>
          <w:sz w:val="22"/>
          <w:szCs w:val="22"/>
        </w:rPr>
      </w:pPr>
      <w:r w:rsidRPr="00A335BC">
        <w:rPr>
          <w:rFonts w:ascii="Arial" w:hAnsi="Arial" w:cs="Arial"/>
          <w:sz w:val="22"/>
          <w:szCs w:val="22"/>
        </w:rPr>
        <w:t xml:space="preserve">Leído que fue el presente </w:t>
      </w:r>
      <w:r w:rsidR="00532854" w:rsidRPr="00A335BC">
        <w:rPr>
          <w:rFonts w:ascii="Arial" w:hAnsi="Arial" w:cs="Arial"/>
          <w:sz w:val="22"/>
          <w:szCs w:val="22"/>
        </w:rPr>
        <w:t xml:space="preserve">Contrato </w:t>
      </w:r>
      <w:r w:rsidRPr="00A335BC">
        <w:rPr>
          <w:rFonts w:ascii="Arial" w:hAnsi="Arial" w:cs="Arial"/>
          <w:sz w:val="22"/>
          <w:szCs w:val="22"/>
        </w:rPr>
        <w:t xml:space="preserve">y enteradas las </w:t>
      </w:r>
      <w:r w:rsidR="00EC7C16" w:rsidRPr="00A335BC">
        <w:rPr>
          <w:rFonts w:ascii="Arial" w:hAnsi="Arial" w:cs="Arial"/>
          <w:sz w:val="22"/>
          <w:szCs w:val="22"/>
        </w:rPr>
        <w:t xml:space="preserve">Partes </w:t>
      </w:r>
      <w:r w:rsidRPr="00A335BC">
        <w:rPr>
          <w:rFonts w:ascii="Arial" w:hAnsi="Arial" w:cs="Arial"/>
          <w:sz w:val="22"/>
          <w:szCs w:val="22"/>
        </w:rPr>
        <w:t xml:space="preserve">de su contenido y alcance legal, lo firman de conformidad en la Ciudad de México, Distrito Federal el </w:t>
      </w:r>
      <w:r w:rsidR="00AC1BCE" w:rsidRPr="00A335BC">
        <w:rPr>
          <w:rFonts w:ascii="Arial" w:hAnsi="Arial" w:cs="Arial"/>
          <w:sz w:val="22"/>
          <w:szCs w:val="22"/>
        </w:rPr>
        <w:t>27</w:t>
      </w:r>
      <w:r w:rsidR="00EC7C16" w:rsidRPr="00A335BC">
        <w:rPr>
          <w:rFonts w:ascii="Arial" w:hAnsi="Arial" w:cs="Arial"/>
          <w:sz w:val="22"/>
          <w:szCs w:val="22"/>
        </w:rPr>
        <w:t xml:space="preserve"> de </w:t>
      </w:r>
      <w:r w:rsidR="00AC1BCE" w:rsidRPr="00A335BC">
        <w:rPr>
          <w:rFonts w:ascii="Arial" w:hAnsi="Arial" w:cs="Arial"/>
          <w:sz w:val="22"/>
          <w:szCs w:val="22"/>
        </w:rPr>
        <w:t>junio</w:t>
      </w:r>
      <w:r w:rsidR="00EC7C16" w:rsidRPr="00A335BC">
        <w:rPr>
          <w:rFonts w:ascii="Arial" w:hAnsi="Arial" w:cs="Arial"/>
          <w:sz w:val="22"/>
          <w:szCs w:val="22"/>
        </w:rPr>
        <w:t xml:space="preserve"> de </w:t>
      </w:r>
      <w:r w:rsidR="00AC1BCE" w:rsidRPr="00A335BC">
        <w:rPr>
          <w:rFonts w:ascii="Arial" w:hAnsi="Arial" w:cs="Arial"/>
          <w:sz w:val="22"/>
          <w:szCs w:val="22"/>
        </w:rPr>
        <w:t>2015</w:t>
      </w:r>
      <w:r w:rsidRPr="00A335BC">
        <w:rPr>
          <w:rFonts w:ascii="Arial" w:hAnsi="Arial" w:cs="Arial"/>
          <w:sz w:val="22"/>
          <w:szCs w:val="22"/>
        </w:rPr>
        <w:t>.</w:t>
      </w:r>
    </w:p>
    <w:p w14:paraId="681C4E7B" w14:textId="77777777" w:rsidR="009D383C" w:rsidRPr="00A335BC" w:rsidRDefault="009D383C" w:rsidP="00A335BC">
      <w:pPr>
        <w:rPr>
          <w:rFonts w:ascii="Arial" w:hAnsi="Arial" w:cs="Arial"/>
          <w:sz w:val="22"/>
          <w:szCs w:val="22"/>
        </w:rPr>
      </w:pPr>
    </w:p>
    <w:p w14:paraId="5AAFF656" w14:textId="77777777" w:rsidR="000F4485" w:rsidRDefault="000F4485" w:rsidP="00A335BC">
      <w:pPr>
        <w:jc w:val="center"/>
        <w:rPr>
          <w:rFonts w:ascii="Arial" w:hAnsi="Arial" w:cs="Arial"/>
          <w:b/>
          <w:sz w:val="22"/>
          <w:szCs w:val="22"/>
        </w:rPr>
      </w:pPr>
    </w:p>
    <w:p w14:paraId="20FBC663" w14:textId="77777777" w:rsidR="00A1003C" w:rsidRDefault="00826DDC" w:rsidP="00A335BC">
      <w:pPr>
        <w:jc w:val="center"/>
        <w:rPr>
          <w:rFonts w:ascii="Arial" w:hAnsi="Arial" w:cs="Arial"/>
          <w:b/>
          <w:sz w:val="22"/>
          <w:szCs w:val="22"/>
        </w:rPr>
      </w:pPr>
      <w:r w:rsidRPr="00A335BC">
        <w:rPr>
          <w:rFonts w:ascii="Arial" w:hAnsi="Arial" w:cs="Arial"/>
          <w:b/>
          <w:sz w:val="22"/>
          <w:szCs w:val="22"/>
        </w:rPr>
        <w:t>CONTRATANTE</w:t>
      </w:r>
    </w:p>
    <w:p w14:paraId="2B8A14CA" w14:textId="77777777" w:rsidR="000F4485" w:rsidRPr="00A335BC" w:rsidRDefault="000F4485" w:rsidP="00A335BC">
      <w:pPr>
        <w:jc w:val="center"/>
        <w:rPr>
          <w:rFonts w:ascii="Arial" w:hAnsi="Arial" w:cs="Arial"/>
          <w:b/>
          <w:sz w:val="22"/>
          <w:szCs w:val="22"/>
        </w:rPr>
      </w:pPr>
    </w:p>
    <w:p w14:paraId="75F6878C" w14:textId="77777777" w:rsidR="00A1003C" w:rsidRPr="00A335BC" w:rsidRDefault="00A1003C" w:rsidP="00A335BC">
      <w:pPr>
        <w:jc w:val="center"/>
        <w:rPr>
          <w:rFonts w:ascii="Arial" w:hAnsi="Arial" w:cs="Arial"/>
          <w:b/>
          <w:sz w:val="22"/>
          <w:szCs w:val="22"/>
          <w:u w:val="single"/>
        </w:rPr>
      </w:pPr>
      <w:r w:rsidRPr="00A335BC">
        <w:rPr>
          <w:rFonts w:ascii="Arial" w:hAnsi="Arial" w:cs="Arial"/>
          <w:b/>
          <w:sz w:val="22"/>
          <w:szCs w:val="22"/>
          <w:u w:val="single"/>
        </w:rPr>
        <w:t>BANCO NACIONAL DE OBRAS Y SERVICIOS PÚBLICOS, S.N.C.</w:t>
      </w:r>
      <w:r w:rsidR="00EE3086" w:rsidRPr="00A335BC">
        <w:rPr>
          <w:rFonts w:ascii="Arial" w:hAnsi="Arial" w:cs="Arial"/>
          <w:b/>
          <w:sz w:val="22"/>
          <w:szCs w:val="22"/>
          <w:u w:val="single"/>
        </w:rPr>
        <w:t>,</w:t>
      </w:r>
    </w:p>
    <w:p w14:paraId="0DBAFFEC" w14:textId="77777777" w:rsidR="00A1003C" w:rsidRPr="00A335BC" w:rsidRDefault="00A1003C" w:rsidP="00A335BC">
      <w:pPr>
        <w:jc w:val="center"/>
        <w:rPr>
          <w:rFonts w:ascii="Arial" w:hAnsi="Arial" w:cs="Arial"/>
          <w:b/>
          <w:sz w:val="22"/>
          <w:szCs w:val="22"/>
          <w:u w:val="single"/>
        </w:rPr>
      </w:pPr>
      <w:r w:rsidRPr="00A335BC">
        <w:rPr>
          <w:rFonts w:ascii="Arial" w:hAnsi="Arial" w:cs="Arial"/>
          <w:b/>
          <w:sz w:val="22"/>
          <w:szCs w:val="22"/>
          <w:u w:val="single"/>
        </w:rPr>
        <w:t>INSTITUCIÓN FIDUCIARIA EN EL FIDEICOMISO No. 2223</w:t>
      </w:r>
      <w:r w:rsidR="008429C0" w:rsidRPr="00A335BC">
        <w:rPr>
          <w:rFonts w:ascii="Arial" w:hAnsi="Arial" w:cs="Arial"/>
          <w:b/>
          <w:sz w:val="22"/>
          <w:szCs w:val="22"/>
          <w:u w:val="single"/>
        </w:rPr>
        <w:t xml:space="preserve"> DENOMINADO</w:t>
      </w:r>
    </w:p>
    <w:p w14:paraId="59F8B02A" w14:textId="77777777" w:rsidR="00A1003C" w:rsidRPr="00A335BC" w:rsidRDefault="00A1003C" w:rsidP="00A335BC">
      <w:pPr>
        <w:jc w:val="center"/>
        <w:rPr>
          <w:rFonts w:ascii="Arial" w:hAnsi="Arial" w:cs="Arial"/>
          <w:b/>
          <w:sz w:val="22"/>
          <w:szCs w:val="22"/>
          <w:u w:val="single"/>
        </w:rPr>
      </w:pPr>
      <w:r w:rsidRPr="00A335BC">
        <w:rPr>
          <w:rFonts w:ascii="Arial" w:hAnsi="Arial" w:cs="Arial"/>
          <w:b/>
          <w:sz w:val="22"/>
          <w:szCs w:val="22"/>
          <w:u w:val="single"/>
        </w:rPr>
        <w:t>“MUSEO INTERNACIONAL DEL BARROCO”</w:t>
      </w:r>
    </w:p>
    <w:p w14:paraId="348B1446" w14:textId="77777777" w:rsidR="00A1003C" w:rsidRPr="00A335BC" w:rsidRDefault="00A1003C" w:rsidP="00A335BC">
      <w:pPr>
        <w:rPr>
          <w:rFonts w:ascii="Arial" w:hAnsi="Arial" w:cs="Arial"/>
          <w:sz w:val="22"/>
          <w:szCs w:val="22"/>
        </w:rPr>
      </w:pPr>
    </w:p>
    <w:p w14:paraId="5695932D" w14:textId="77777777" w:rsidR="00A1003C" w:rsidRDefault="00A1003C" w:rsidP="00A335BC">
      <w:pPr>
        <w:rPr>
          <w:rFonts w:ascii="Arial" w:hAnsi="Arial" w:cs="Arial"/>
          <w:sz w:val="22"/>
          <w:szCs w:val="22"/>
        </w:rPr>
      </w:pPr>
    </w:p>
    <w:p w14:paraId="6B4C5129" w14:textId="77777777" w:rsidR="000F4485" w:rsidRDefault="000F4485" w:rsidP="00A335BC">
      <w:pPr>
        <w:rPr>
          <w:rFonts w:ascii="Arial" w:hAnsi="Arial" w:cs="Arial"/>
          <w:sz w:val="22"/>
          <w:szCs w:val="22"/>
        </w:rPr>
      </w:pPr>
    </w:p>
    <w:p w14:paraId="69D2928B" w14:textId="77777777" w:rsidR="000F4485" w:rsidRPr="00A335BC" w:rsidRDefault="000F4485" w:rsidP="00A335BC">
      <w:pPr>
        <w:rPr>
          <w:rFonts w:ascii="Arial" w:hAnsi="Arial" w:cs="Arial"/>
          <w:sz w:val="22"/>
          <w:szCs w:val="22"/>
        </w:rPr>
      </w:pPr>
    </w:p>
    <w:p w14:paraId="433C05B5" w14:textId="77777777" w:rsidR="006159BF" w:rsidRPr="00A335BC" w:rsidRDefault="006159BF" w:rsidP="00A335BC">
      <w:pPr>
        <w:jc w:val="center"/>
        <w:rPr>
          <w:rFonts w:ascii="Arial" w:hAnsi="Arial" w:cs="Arial"/>
          <w:sz w:val="22"/>
          <w:szCs w:val="22"/>
        </w:rPr>
      </w:pPr>
    </w:p>
    <w:p w14:paraId="70B3BADB" w14:textId="2ECDDBA8" w:rsidR="00A1003C" w:rsidRPr="00A335BC" w:rsidRDefault="00A1003C" w:rsidP="00A335BC">
      <w:pPr>
        <w:jc w:val="center"/>
        <w:rPr>
          <w:rFonts w:ascii="Arial" w:hAnsi="Arial" w:cs="Arial"/>
          <w:sz w:val="22"/>
          <w:szCs w:val="22"/>
        </w:rPr>
      </w:pPr>
      <w:r w:rsidRPr="00A335BC">
        <w:rPr>
          <w:rFonts w:ascii="Arial" w:hAnsi="Arial" w:cs="Arial"/>
          <w:sz w:val="22"/>
          <w:szCs w:val="22"/>
        </w:rPr>
        <w:t>___________</w:t>
      </w:r>
      <w:r w:rsidR="00DE1580">
        <w:rPr>
          <w:rFonts w:ascii="Arial" w:hAnsi="Arial" w:cs="Arial"/>
          <w:sz w:val="22"/>
          <w:szCs w:val="22"/>
        </w:rPr>
        <w:t>___________________</w:t>
      </w:r>
      <w:r w:rsidRPr="00A335BC">
        <w:rPr>
          <w:rFonts w:ascii="Arial" w:hAnsi="Arial" w:cs="Arial"/>
          <w:sz w:val="22"/>
          <w:szCs w:val="22"/>
        </w:rPr>
        <w:t>____________</w:t>
      </w:r>
    </w:p>
    <w:p w14:paraId="3A14560D" w14:textId="77777777" w:rsidR="00A1003C" w:rsidRPr="00A335BC" w:rsidRDefault="00AC1BCE" w:rsidP="00A335BC">
      <w:pPr>
        <w:jc w:val="center"/>
        <w:rPr>
          <w:rFonts w:ascii="Arial" w:hAnsi="Arial" w:cs="Arial"/>
          <w:b/>
          <w:sz w:val="22"/>
          <w:szCs w:val="22"/>
        </w:rPr>
      </w:pPr>
      <w:r w:rsidRPr="00A335BC">
        <w:rPr>
          <w:rFonts w:ascii="Arial" w:hAnsi="Arial" w:cs="Arial"/>
          <w:b/>
          <w:sz w:val="22"/>
          <w:szCs w:val="22"/>
        </w:rPr>
        <w:t>LIC. ALEJANDRO BUSTO RODRÍGUEZ</w:t>
      </w:r>
    </w:p>
    <w:p w14:paraId="3935F92E" w14:textId="77777777" w:rsidR="001810AC" w:rsidRPr="00A335BC" w:rsidRDefault="001810AC" w:rsidP="00A335BC">
      <w:pPr>
        <w:jc w:val="center"/>
        <w:rPr>
          <w:rFonts w:ascii="Arial" w:hAnsi="Arial" w:cs="Arial"/>
          <w:b/>
          <w:sz w:val="22"/>
          <w:szCs w:val="22"/>
        </w:rPr>
      </w:pPr>
      <w:r w:rsidRPr="00A335BC">
        <w:rPr>
          <w:rFonts w:ascii="Arial" w:hAnsi="Arial" w:cs="Arial"/>
          <w:b/>
          <w:sz w:val="22"/>
          <w:szCs w:val="22"/>
        </w:rPr>
        <w:t xml:space="preserve">SUBDIRECTOR DE ADMINISTRACIÓN FIDUCIARIA, </w:t>
      </w:r>
    </w:p>
    <w:p w14:paraId="66A525FC" w14:textId="77777777" w:rsidR="00A1003C" w:rsidRPr="00A335BC" w:rsidRDefault="000E3166" w:rsidP="00A335BC">
      <w:pPr>
        <w:jc w:val="center"/>
        <w:rPr>
          <w:rFonts w:ascii="Arial" w:hAnsi="Arial" w:cs="Arial"/>
          <w:b/>
          <w:sz w:val="22"/>
          <w:szCs w:val="22"/>
        </w:rPr>
      </w:pPr>
      <w:r w:rsidRPr="00A335BC">
        <w:rPr>
          <w:rFonts w:ascii="Arial" w:hAnsi="Arial" w:cs="Arial"/>
          <w:b/>
          <w:sz w:val="22"/>
          <w:szCs w:val="22"/>
        </w:rPr>
        <w:lastRenderedPageBreak/>
        <w:t xml:space="preserve"> </w:t>
      </w:r>
      <w:r w:rsidR="001810AC" w:rsidRPr="00A335BC">
        <w:rPr>
          <w:rFonts w:ascii="Arial" w:hAnsi="Arial" w:cs="Arial"/>
          <w:b/>
          <w:sz w:val="22"/>
          <w:szCs w:val="22"/>
        </w:rPr>
        <w:t>DELEGADO FIDUCIARIO Y APODERADO GENERAL</w:t>
      </w:r>
    </w:p>
    <w:p w14:paraId="68AF314D" w14:textId="77777777" w:rsidR="00A1003C" w:rsidRPr="00A335BC" w:rsidRDefault="00A1003C" w:rsidP="00A335BC">
      <w:pPr>
        <w:jc w:val="center"/>
        <w:rPr>
          <w:rFonts w:ascii="Arial" w:hAnsi="Arial" w:cs="Arial"/>
          <w:sz w:val="22"/>
          <w:szCs w:val="22"/>
        </w:rPr>
      </w:pPr>
    </w:p>
    <w:p w14:paraId="4E4CDA0D" w14:textId="77777777" w:rsidR="000F4485" w:rsidRDefault="000F4485" w:rsidP="00A335BC">
      <w:pPr>
        <w:jc w:val="center"/>
        <w:rPr>
          <w:rFonts w:ascii="Arial" w:hAnsi="Arial" w:cs="Arial"/>
          <w:sz w:val="22"/>
          <w:szCs w:val="22"/>
        </w:rPr>
      </w:pPr>
    </w:p>
    <w:p w14:paraId="755612B7" w14:textId="77777777" w:rsidR="000F4485" w:rsidRPr="00A335BC" w:rsidRDefault="000F4485" w:rsidP="00A335BC">
      <w:pPr>
        <w:jc w:val="center"/>
        <w:rPr>
          <w:rFonts w:ascii="Arial" w:hAnsi="Arial" w:cs="Arial"/>
          <w:sz w:val="22"/>
          <w:szCs w:val="22"/>
        </w:rPr>
      </w:pPr>
    </w:p>
    <w:p w14:paraId="2BEFB0A8" w14:textId="77777777" w:rsidR="006159BF" w:rsidRPr="00A335BC" w:rsidRDefault="006159BF" w:rsidP="00E44986">
      <w:pPr>
        <w:rPr>
          <w:rFonts w:ascii="Arial" w:hAnsi="Arial" w:cs="Arial"/>
          <w:sz w:val="22"/>
          <w:szCs w:val="22"/>
        </w:rPr>
      </w:pPr>
    </w:p>
    <w:p w14:paraId="2558DA06" w14:textId="77777777" w:rsidR="00A1003C" w:rsidRPr="00A335BC" w:rsidRDefault="00A1003C" w:rsidP="00A335BC">
      <w:pPr>
        <w:jc w:val="center"/>
        <w:rPr>
          <w:rFonts w:ascii="Arial" w:hAnsi="Arial" w:cs="Arial"/>
          <w:b/>
          <w:sz w:val="22"/>
          <w:szCs w:val="22"/>
        </w:rPr>
      </w:pPr>
      <w:r w:rsidRPr="00A335BC">
        <w:rPr>
          <w:rFonts w:ascii="Arial" w:hAnsi="Arial" w:cs="Arial"/>
          <w:b/>
          <w:sz w:val="22"/>
          <w:szCs w:val="22"/>
        </w:rPr>
        <w:t>SUPERVISOR DE OBRA</w:t>
      </w:r>
    </w:p>
    <w:p w14:paraId="5CB0EC79" w14:textId="77777777" w:rsidR="00A1003C" w:rsidRDefault="00A1003C" w:rsidP="00A335BC">
      <w:pPr>
        <w:jc w:val="center"/>
        <w:rPr>
          <w:rFonts w:ascii="Arial" w:hAnsi="Arial" w:cs="Arial"/>
          <w:b/>
          <w:sz w:val="22"/>
          <w:szCs w:val="22"/>
        </w:rPr>
      </w:pPr>
    </w:p>
    <w:p w14:paraId="040E8553" w14:textId="77777777" w:rsidR="00DE1580" w:rsidRDefault="00DE1580" w:rsidP="00A335BC">
      <w:pPr>
        <w:jc w:val="center"/>
        <w:rPr>
          <w:rFonts w:ascii="Arial" w:hAnsi="Arial" w:cs="Arial"/>
          <w:b/>
          <w:sz w:val="22"/>
          <w:szCs w:val="22"/>
        </w:rPr>
      </w:pPr>
    </w:p>
    <w:p w14:paraId="3C1D778D" w14:textId="77777777" w:rsidR="00DE1580" w:rsidRPr="00A335BC" w:rsidRDefault="00DE1580" w:rsidP="00A335BC">
      <w:pPr>
        <w:jc w:val="center"/>
        <w:rPr>
          <w:rFonts w:ascii="Arial" w:hAnsi="Arial" w:cs="Arial"/>
          <w:b/>
          <w:sz w:val="22"/>
          <w:szCs w:val="22"/>
        </w:rPr>
      </w:pPr>
    </w:p>
    <w:p w14:paraId="0A6CC510" w14:textId="77777777" w:rsidR="00A1003C" w:rsidRPr="00A335BC" w:rsidRDefault="00A1003C" w:rsidP="00A335BC">
      <w:pPr>
        <w:jc w:val="center"/>
        <w:rPr>
          <w:rFonts w:ascii="Arial" w:hAnsi="Arial" w:cs="Arial"/>
          <w:b/>
          <w:sz w:val="22"/>
          <w:szCs w:val="22"/>
        </w:rPr>
      </w:pPr>
    </w:p>
    <w:p w14:paraId="09D0A7E5" w14:textId="2A707534" w:rsidR="00A1003C" w:rsidRPr="00A335BC" w:rsidRDefault="00DE1580" w:rsidP="00E44986">
      <w:pPr>
        <w:jc w:val="center"/>
        <w:rPr>
          <w:rFonts w:ascii="Arial" w:hAnsi="Arial" w:cs="Arial"/>
          <w:sz w:val="22"/>
          <w:szCs w:val="22"/>
        </w:rPr>
      </w:pPr>
      <w:r>
        <w:rPr>
          <w:rFonts w:ascii="Arial" w:hAnsi="Arial" w:cs="Arial"/>
          <w:sz w:val="22"/>
          <w:szCs w:val="22"/>
        </w:rPr>
        <w:t>___________________________________________</w:t>
      </w:r>
    </w:p>
    <w:p w14:paraId="24C5AEB2" w14:textId="77777777" w:rsidR="00A1003C" w:rsidRPr="00A335BC" w:rsidRDefault="004F0E6B" w:rsidP="00A335BC">
      <w:pPr>
        <w:jc w:val="center"/>
        <w:rPr>
          <w:rFonts w:ascii="Arial" w:hAnsi="Arial" w:cs="Arial"/>
          <w:sz w:val="22"/>
          <w:szCs w:val="22"/>
        </w:rPr>
      </w:pPr>
      <w:r w:rsidRPr="00A335BC">
        <w:rPr>
          <w:rFonts w:ascii="Arial" w:hAnsi="Arial" w:cs="Arial"/>
          <w:b/>
          <w:sz w:val="22"/>
          <w:szCs w:val="22"/>
        </w:rPr>
        <w:t xml:space="preserve">DAVID ALBERTO GUTIÉRREZ </w:t>
      </w:r>
    </w:p>
    <w:p w14:paraId="4ECBA679" w14:textId="77777777" w:rsidR="00A1003C" w:rsidRPr="00A335BC" w:rsidRDefault="004F0E6B" w:rsidP="00A335BC">
      <w:pPr>
        <w:jc w:val="center"/>
        <w:rPr>
          <w:rFonts w:ascii="Arial" w:hAnsi="Arial" w:cs="Arial"/>
          <w:b/>
          <w:sz w:val="22"/>
          <w:szCs w:val="22"/>
        </w:rPr>
      </w:pPr>
      <w:r>
        <w:rPr>
          <w:rFonts w:ascii="Arial" w:hAnsi="Arial" w:cs="Arial"/>
          <w:b/>
          <w:sz w:val="22"/>
          <w:szCs w:val="22"/>
        </w:rPr>
        <w:t>APODERADO LEGAL</w:t>
      </w:r>
    </w:p>
    <w:p w14:paraId="75BE588E" w14:textId="77777777" w:rsidR="00A1003C" w:rsidRDefault="00A1003C" w:rsidP="00A335BC">
      <w:pPr>
        <w:jc w:val="center"/>
        <w:rPr>
          <w:rFonts w:ascii="Arial" w:hAnsi="Arial" w:cs="Arial"/>
          <w:sz w:val="22"/>
          <w:szCs w:val="22"/>
        </w:rPr>
      </w:pPr>
    </w:p>
    <w:p w14:paraId="0218E933" w14:textId="77777777" w:rsidR="000F4485" w:rsidRDefault="000F4485" w:rsidP="00A335BC">
      <w:pPr>
        <w:jc w:val="center"/>
        <w:rPr>
          <w:rFonts w:ascii="Arial" w:hAnsi="Arial" w:cs="Arial"/>
          <w:sz w:val="22"/>
          <w:szCs w:val="22"/>
        </w:rPr>
      </w:pPr>
    </w:p>
    <w:p w14:paraId="10B7009A" w14:textId="77777777" w:rsidR="000F4485" w:rsidRDefault="000F4485" w:rsidP="00A335BC">
      <w:pPr>
        <w:jc w:val="center"/>
        <w:rPr>
          <w:rFonts w:ascii="Arial" w:hAnsi="Arial" w:cs="Arial"/>
          <w:sz w:val="22"/>
          <w:szCs w:val="22"/>
        </w:rPr>
      </w:pPr>
    </w:p>
    <w:p w14:paraId="579EDAD4" w14:textId="77777777" w:rsidR="000F4485" w:rsidRDefault="000F4485" w:rsidP="00A335BC">
      <w:pPr>
        <w:jc w:val="center"/>
        <w:rPr>
          <w:rFonts w:ascii="Arial" w:hAnsi="Arial" w:cs="Arial"/>
          <w:sz w:val="22"/>
          <w:szCs w:val="22"/>
        </w:rPr>
      </w:pPr>
    </w:p>
    <w:p w14:paraId="043DE16B" w14:textId="77777777" w:rsidR="000F4485" w:rsidRDefault="000F4485" w:rsidP="00A335BC">
      <w:pPr>
        <w:jc w:val="center"/>
        <w:rPr>
          <w:rFonts w:ascii="Arial" w:hAnsi="Arial" w:cs="Arial"/>
          <w:sz w:val="22"/>
          <w:szCs w:val="22"/>
        </w:rPr>
      </w:pPr>
    </w:p>
    <w:p w14:paraId="54FD76A6" w14:textId="77777777" w:rsidR="000F4485" w:rsidRDefault="000F4485" w:rsidP="00A335BC">
      <w:pPr>
        <w:jc w:val="center"/>
        <w:rPr>
          <w:rFonts w:ascii="Arial" w:hAnsi="Arial" w:cs="Arial"/>
          <w:sz w:val="22"/>
          <w:szCs w:val="22"/>
        </w:rPr>
      </w:pPr>
    </w:p>
    <w:p w14:paraId="1ABDA1AA" w14:textId="77777777" w:rsidR="000F4485" w:rsidRDefault="000F4485" w:rsidP="00A335BC">
      <w:pPr>
        <w:jc w:val="center"/>
        <w:rPr>
          <w:rFonts w:ascii="Arial" w:hAnsi="Arial" w:cs="Arial"/>
          <w:sz w:val="22"/>
          <w:szCs w:val="22"/>
        </w:rPr>
      </w:pPr>
    </w:p>
    <w:p w14:paraId="77EFA4B0" w14:textId="77777777" w:rsidR="000F4485" w:rsidRDefault="000F4485" w:rsidP="00A335BC">
      <w:pPr>
        <w:jc w:val="center"/>
        <w:rPr>
          <w:rFonts w:ascii="Arial" w:hAnsi="Arial" w:cs="Arial"/>
          <w:sz w:val="22"/>
          <w:szCs w:val="22"/>
        </w:rPr>
      </w:pPr>
    </w:p>
    <w:p w14:paraId="3F8DDB0A" w14:textId="77777777" w:rsidR="000F4485" w:rsidRDefault="000F4485" w:rsidP="00A335BC">
      <w:pPr>
        <w:jc w:val="center"/>
        <w:rPr>
          <w:rFonts w:ascii="Arial" w:hAnsi="Arial" w:cs="Arial"/>
          <w:sz w:val="22"/>
          <w:szCs w:val="22"/>
        </w:rPr>
      </w:pPr>
    </w:p>
    <w:p w14:paraId="4018E613" w14:textId="77777777" w:rsidR="000F4485" w:rsidRPr="00A335BC" w:rsidRDefault="000F4485" w:rsidP="00A335BC">
      <w:pPr>
        <w:jc w:val="center"/>
        <w:rPr>
          <w:rFonts w:ascii="Arial" w:hAnsi="Arial" w:cs="Arial"/>
          <w:sz w:val="22"/>
          <w:szCs w:val="22"/>
        </w:rPr>
      </w:pPr>
    </w:p>
    <w:p w14:paraId="2C1B9695" w14:textId="77777777" w:rsidR="00A1003C" w:rsidRPr="00A335BC" w:rsidRDefault="00A1003C" w:rsidP="00E44986">
      <w:pPr>
        <w:rPr>
          <w:rFonts w:ascii="Arial" w:hAnsi="Arial" w:cs="Arial"/>
          <w:sz w:val="22"/>
          <w:szCs w:val="22"/>
        </w:rPr>
      </w:pPr>
    </w:p>
    <w:p w14:paraId="396CA467" w14:textId="77777777" w:rsidR="00A1003C" w:rsidRPr="00A335BC" w:rsidRDefault="00A1003C" w:rsidP="00A335BC">
      <w:pPr>
        <w:jc w:val="center"/>
        <w:rPr>
          <w:rFonts w:ascii="Arial" w:hAnsi="Arial" w:cs="Arial"/>
          <w:b/>
          <w:sz w:val="22"/>
          <w:szCs w:val="22"/>
        </w:rPr>
      </w:pPr>
      <w:r w:rsidRPr="00A335BC">
        <w:rPr>
          <w:rFonts w:ascii="Arial" w:hAnsi="Arial" w:cs="Arial"/>
          <w:b/>
          <w:sz w:val="22"/>
          <w:szCs w:val="22"/>
        </w:rPr>
        <w:t>GOBIERNO DEL ESTADO</w:t>
      </w:r>
      <w:r w:rsidR="002A0912" w:rsidRPr="00A335BC">
        <w:rPr>
          <w:rFonts w:ascii="Arial" w:hAnsi="Arial" w:cs="Arial"/>
          <w:b/>
          <w:sz w:val="22"/>
          <w:szCs w:val="22"/>
        </w:rPr>
        <w:t xml:space="preserve"> DE PUEBLA</w:t>
      </w:r>
    </w:p>
    <w:p w14:paraId="17EBC7D5" w14:textId="77777777" w:rsidR="00A1003C" w:rsidRPr="00A335BC" w:rsidRDefault="00A1003C" w:rsidP="00A335BC">
      <w:pPr>
        <w:rPr>
          <w:rFonts w:ascii="Arial" w:hAnsi="Arial" w:cs="Arial"/>
          <w:sz w:val="22"/>
          <w:szCs w:val="22"/>
        </w:rPr>
      </w:pPr>
    </w:p>
    <w:p w14:paraId="4B5DE3A3" w14:textId="77777777" w:rsidR="00A1003C" w:rsidRPr="00A335BC" w:rsidRDefault="00A1003C" w:rsidP="00A335BC">
      <w:pPr>
        <w:rPr>
          <w:rFonts w:ascii="Arial" w:hAnsi="Arial" w:cs="Arial"/>
          <w:sz w:val="22"/>
          <w:szCs w:val="22"/>
        </w:rPr>
      </w:pPr>
    </w:p>
    <w:p w14:paraId="6BF2B2F6" w14:textId="77777777" w:rsidR="00A1003C" w:rsidRDefault="00A1003C" w:rsidP="00A335BC">
      <w:pPr>
        <w:rPr>
          <w:rFonts w:ascii="Arial" w:hAnsi="Arial" w:cs="Arial"/>
          <w:sz w:val="22"/>
          <w:szCs w:val="22"/>
        </w:rPr>
      </w:pPr>
    </w:p>
    <w:p w14:paraId="5E6B6FE1" w14:textId="77777777" w:rsidR="000F4485" w:rsidRPr="00A335BC" w:rsidRDefault="000F4485" w:rsidP="00A335BC">
      <w:pPr>
        <w:rPr>
          <w:rFonts w:ascii="Arial" w:hAnsi="Arial" w:cs="Arial"/>
          <w:sz w:val="22"/>
          <w:szCs w:val="22"/>
        </w:rPr>
      </w:pPr>
    </w:p>
    <w:p w14:paraId="58C883E6" w14:textId="5BFC95DF" w:rsidR="00F77279" w:rsidRPr="00A335BC" w:rsidRDefault="00DE1580" w:rsidP="00E44986">
      <w:pPr>
        <w:jc w:val="center"/>
        <w:rPr>
          <w:rFonts w:ascii="Arial" w:hAnsi="Arial" w:cs="Arial"/>
          <w:sz w:val="22"/>
          <w:szCs w:val="22"/>
        </w:rPr>
      </w:pPr>
      <w:r>
        <w:rPr>
          <w:rFonts w:ascii="Arial" w:hAnsi="Arial" w:cs="Arial"/>
          <w:sz w:val="22"/>
          <w:szCs w:val="22"/>
        </w:rPr>
        <w:t>_______________________________________</w:t>
      </w:r>
    </w:p>
    <w:p w14:paraId="7BD7439A" w14:textId="77777777" w:rsidR="002C6B5F" w:rsidRPr="00A335BC" w:rsidRDefault="002C6B5F" w:rsidP="00A335BC">
      <w:pPr>
        <w:jc w:val="center"/>
        <w:rPr>
          <w:rFonts w:ascii="Arial" w:hAnsi="Arial" w:cs="Arial"/>
          <w:b/>
          <w:sz w:val="22"/>
          <w:szCs w:val="22"/>
        </w:rPr>
      </w:pPr>
      <w:r w:rsidRPr="00A335BC">
        <w:rPr>
          <w:rFonts w:ascii="Arial" w:hAnsi="Arial" w:cs="Arial"/>
          <w:b/>
          <w:sz w:val="22"/>
          <w:szCs w:val="22"/>
        </w:rPr>
        <w:t>ROBERTO RIVERO TREWARTHA</w:t>
      </w:r>
    </w:p>
    <w:p w14:paraId="0C496B4D" w14:textId="77777777" w:rsidR="00F77279" w:rsidRPr="00A335BC" w:rsidRDefault="00F77279" w:rsidP="00A335BC">
      <w:pPr>
        <w:jc w:val="center"/>
        <w:rPr>
          <w:rFonts w:ascii="Arial" w:hAnsi="Arial" w:cs="Arial"/>
          <w:b/>
          <w:sz w:val="22"/>
          <w:szCs w:val="22"/>
        </w:rPr>
      </w:pPr>
      <w:r w:rsidRPr="00A335BC">
        <w:rPr>
          <w:rFonts w:ascii="Arial" w:hAnsi="Arial" w:cs="Arial"/>
          <w:b/>
          <w:sz w:val="22"/>
          <w:szCs w:val="22"/>
        </w:rPr>
        <w:t>SECRETARIO DE FINANZAS Y ADMINISTRACIÓN</w:t>
      </w:r>
    </w:p>
    <w:p w14:paraId="77A6224A" w14:textId="77777777" w:rsidR="00F77279" w:rsidRPr="00A335BC" w:rsidRDefault="00F77279" w:rsidP="00A335BC">
      <w:pPr>
        <w:rPr>
          <w:rFonts w:ascii="Arial" w:hAnsi="Arial" w:cs="Arial"/>
          <w:b/>
          <w:sz w:val="22"/>
          <w:szCs w:val="22"/>
        </w:rPr>
      </w:pPr>
    </w:p>
    <w:p w14:paraId="3B7E6F5D" w14:textId="77777777" w:rsidR="00F77279" w:rsidRPr="00A335BC" w:rsidRDefault="00F77279" w:rsidP="00A335BC">
      <w:pPr>
        <w:rPr>
          <w:rFonts w:ascii="Arial" w:hAnsi="Arial" w:cs="Arial"/>
          <w:b/>
          <w:sz w:val="22"/>
          <w:szCs w:val="22"/>
        </w:rPr>
      </w:pPr>
    </w:p>
    <w:p w14:paraId="1AC79F4F" w14:textId="77777777" w:rsidR="00D27ACF" w:rsidRPr="00A335BC" w:rsidRDefault="00D27ACF" w:rsidP="00A335BC">
      <w:pPr>
        <w:jc w:val="center"/>
        <w:rPr>
          <w:rFonts w:ascii="Arial" w:hAnsi="Arial" w:cs="Arial"/>
          <w:b/>
          <w:sz w:val="22"/>
          <w:szCs w:val="22"/>
        </w:rPr>
      </w:pPr>
    </w:p>
    <w:p w14:paraId="7737503E" w14:textId="77777777" w:rsidR="00D27ACF" w:rsidRPr="00A335BC" w:rsidRDefault="00D27ACF" w:rsidP="00A335BC">
      <w:pPr>
        <w:jc w:val="center"/>
        <w:rPr>
          <w:rFonts w:ascii="Arial" w:hAnsi="Arial" w:cs="Arial"/>
          <w:b/>
          <w:sz w:val="22"/>
          <w:szCs w:val="22"/>
        </w:rPr>
      </w:pPr>
    </w:p>
    <w:p w14:paraId="200E63B8" w14:textId="77777777" w:rsidR="00D27ACF" w:rsidRPr="00A335BC" w:rsidRDefault="00D27ACF" w:rsidP="00A335BC">
      <w:pPr>
        <w:jc w:val="center"/>
        <w:rPr>
          <w:rFonts w:ascii="Arial" w:hAnsi="Arial" w:cs="Arial"/>
          <w:b/>
          <w:sz w:val="22"/>
          <w:szCs w:val="22"/>
        </w:rPr>
      </w:pPr>
    </w:p>
    <w:p w14:paraId="631453CC" w14:textId="090ACE14" w:rsidR="00F77279" w:rsidRPr="00A335BC" w:rsidRDefault="00DE1580" w:rsidP="00A335BC">
      <w:pPr>
        <w:jc w:val="center"/>
        <w:rPr>
          <w:rFonts w:ascii="Arial" w:hAnsi="Arial" w:cs="Arial"/>
          <w:b/>
          <w:sz w:val="22"/>
          <w:szCs w:val="22"/>
        </w:rPr>
      </w:pPr>
      <w:r>
        <w:rPr>
          <w:rFonts w:ascii="Arial" w:hAnsi="Arial" w:cs="Arial"/>
          <w:b/>
          <w:sz w:val="22"/>
          <w:szCs w:val="22"/>
        </w:rPr>
        <w:t>________________________________________</w:t>
      </w:r>
    </w:p>
    <w:p w14:paraId="1DDF9DAA" w14:textId="7E909434" w:rsidR="002C6B5F" w:rsidRPr="00A335BC" w:rsidRDefault="00DE1580" w:rsidP="00A335BC">
      <w:pPr>
        <w:jc w:val="center"/>
        <w:rPr>
          <w:rFonts w:ascii="Arial" w:hAnsi="Arial" w:cs="Arial"/>
          <w:b/>
          <w:sz w:val="22"/>
          <w:szCs w:val="22"/>
        </w:rPr>
      </w:pPr>
      <w:r>
        <w:rPr>
          <w:rFonts w:ascii="Arial" w:hAnsi="Arial" w:cs="Arial"/>
          <w:b/>
          <w:sz w:val="22"/>
          <w:szCs w:val="22"/>
        </w:rPr>
        <w:t xml:space="preserve">LIC. </w:t>
      </w:r>
      <w:r w:rsidR="00F7496A">
        <w:rPr>
          <w:rFonts w:ascii="Arial" w:hAnsi="Arial" w:cs="Arial"/>
          <w:b/>
          <w:sz w:val="22"/>
          <w:szCs w:val="22"/>
        </w:rPr>
        <w:t xml:space="preserve">PATRICIA VÁZUEZ DEL MERCADO </w:t>
      </w:r>
      <w:r>
        <w:rPr>
          <w:rFonts w:ascii="Arial" w:hAnsi="Arial" w:cs="Arial"/>
          <w:b/>
          <w:sz w:val="22"/>
          <w:szCs w:val="22"/>
        </w:rPr>
        <w:t>HERRERA</w:t>
      </w:r>
    </w:p>
    <w:p w14:paraId="26B05375" w14:textId="4F0D2634" w:rsidR="00A1003C" w:rsidRPr="00A335BC" w:rsidRDefault="00DE1580" w:rsidP="00A335BC">
      <w:pPr>
        <w:jc w:val="center"/>
        <w:rPr>
          <w:rFonts w:ascii="Arial" w:hAnsi="Arial" w:cs="Arial"/>
          <w:sz w:val="22"/>
          <w:szCs w:val="22"/>
        </w:rPr>
      </w:pPr>
      <w:r>
        <w:rPr>
          <w:rFonts w:ascii="Arial" w:hAnsi="Arial" w:cs="Arial"/>
          <w:b/>
          <w:sz w:val="22"/>
          <w:szCs w:val="22"/>
        </w:rPr>
        <w:t>ENCARGADA DEL DESPACHO DE LA SECRETARÍA DE EDUCACIÓN PÚBLICA</w:t>
      </w:r>
    </w:p>
    <w:p w14:paraId="557E7B08" w14:textId="77777777" w:rsidR="002A0912" w:rsidRPr="00A335BC" w:rsidRDefault="002A0912" w:rsidP="00A335BC">
      <w:pPr>
        <w:rPr>
          <w:rFonts w:ascii="Arial" w:hAnsi="Arial" w:cs="Arial"/>
          <w:b/>
          <w:sz w:val="22"/>
          <w:szCs w:val="22"/>
        </w:rPr>
      </w:pPr>
    </w:p>
    <w:p w14:paraId="7042BF57" w14:textId="77777777" w:rsidR="00F77279" w:rsidRPr="00A335BC" w:rsidRDefault="00F77279" w:rsidP="00A335BC">
      <w:pPr>
        <w:rPr>
          <w:rFonts w:ascii="Arial" w:hAnsi="Arial" w:cs="Arial"/>
          <w:b/>
          <w:sz w:val="22"/>
          <w:szCs w:val="22"/>
        </w:rPr>
      </w:pPr>
    </w:p>
    <w:p w14:paraId="76335268" w14:textId="09F0A87E" w:rsidR="00A1003C" w:rsidRPr="00A335BC" w:rsidRDefault="00DE1580" w:rsidP="00A335BC">
      <w:pPr>
        <w:jc w:val="center"/>
        <w:rPr>
          <w:rFonts w:ascii="Arial" w:hAnsi="Arial" w:cs="Arial"/>
          <w:sz w:val="22"/>
          <w:szCs w:val="22"/>
        </w:rPr>
      </w:pPr>
      <w:r>
        <w:rPr>
          <w:rFonts w:ascii="Arial" w:hAnsi="Arial" w:cs="Arial"/>
          <w:b/>
          <w:sz w:val="22"/>
          <w:szCs w:val="22"/>
        </w:rPr>
        <w:t>“EMPRESA</w:t>
      </w:r>
      <w:r>
        <w:rPr>
          <w:rFonts w:ascii="Arial" w:hAnsi="Arial" w:cs="Arial"/>
          <w:sz w:val="22"/>
          <w:szCs w:val="22"/>
        </w:rPr>
        <w:t>“</w:t>
      </w:r>
    </w:p>
    <w:p w14:paraId="29ED43D0" w14:textId="77777777" w:rsidR="006159BF" w:rsidRPr="00A335BC" w:rsidRDefault="006159BF" w:rsidP="00A335BC">
      <w:pPr>
        <w:jc w:val="center"/>
        <w:rPr>
          <w:rFonts w:ascii="Arial" w:hAnsi="Arial" w:cs="Arial"/>
          <w:sz w:val="22"/>
          <w:szCs w:val="22"/>
        </w:rPr>
      </w:pPr>
    </w:p>
    <w:p w14:paraId="0E4F48EC" w14:textId="6A794779" w:rsidR="00AC1BCE" w:rsidRDefault="00AC1BCE" w:rsidP="00A335BC">
      <w:pPr>
        <w:jc w:val="center"/>
        <w:rPr>
          <w:rFonts w:ascii="Arial" w:hAnsi="Arial" w:cs="Arial"/>
          <w:sz w:val="22"/>
          <w:szCs w:val="22"/>
        </w:rPr>
      </w:pPr>
    </w:p>
    <w:p w14:paraId="163F3FC5" w14:textId="77777777" w:rsidR="000F4485" w:rsidRPr="00A335BC" w:rsidRDefault="000F4485" w:rsidP="00A335BC">
      <w:pPr>
        <w:jc w:val="center"/>
        <w:rPr>
          <w:rFonts w:ascii="Arial" w:hAnsi="Arial" w:cs="Arial"/>
          <w:sz w:val="22"/>
          <w:szCs w:val="22"/>
        </w:rPr>
      </w:pPr>
    </w:p>
    <w:p w14:paraId="12AD4EB8" w14:textId="77777777" w:rsidR="00AC1BCE" w:rsidRPr="00A335BC" w:rsidRDefault="00AC1BCE" w:rsidP="00A335BC">
      <w:pPr>
        <w:jc w:val="center"/>
        <w:rPr>
          <w:rFonts w:ascii="Arial" w:hAnsi="Arial" w:cs="Arial"/>
          <w:sz w:val="22"/>
          <w:szCs w:val="22"/>
        </w:rPr>
      </w:pPr>
    </w:p>
    <w:p w14:paraId="1DB1992D" w14:textId="77777777" w:rsidR="00A1003C" w:rsidRPr="00A335BC" w:rsidRDefault="00A1003C" w:rsidP="00A335BC">
      <w:pPr>
        <w:jc w:val="center"/>
        <w:rPr>
          <w:rFonts w:ascii="Arial" w:hAnsi="Arial" w:cs="Arial"/>
          <w:sz w:val="22"/>
          <w:szCs w:val="22"/>
        </w:rPr>
      </w:pPr>
    </w:p>
    <w:p w14:paraId="414E0CE5" w14:textId="77777777" w:rsidR="00A1003C" w:rsidRPr="00A335BC" w:rsidRDefault="00A1003C" w:rsidP="00A335BC">
      <w:pPr>
        <w:jc w:val="center"/>
        <w:rPr>
          <w:rFonts w:ascii="Arial" w:hAnsi="Arial" w:cs="Arial"/>
          <w:b/>
          <w:sz w:val="22"/>
          <w:szCs w:val="22"/>
        </w:rPr>
      </w:pPr>
      <w:r w:rsidRPr="00A335BC">
        <w:rPr>
          <w:rFonts w:ascii="Arial" w:hAnsi="Arial" w:cs="Arial"/>
          <w:b/>
          <w:sz w:val="22"/>
          <w:szCs w:val="22"/>
        </w:rPr>
        <w:lastRenderedPageBreak/>
        <w:t>_____________________________</w:t>
      </w:r>
    </w:p>
    <w:p w14:paraId="6A5173D9" w14:textId="77777777" w:rsidR="00AC1BCE" w:rsidRPr="00A335BC" w:rsidRDefault="00AC1BCE" w:rsidP="00A335BC">
      <w:pPr>
        <w:jc w:val="center"/>
        <w:rPr>
          <w:rFonts w:ascii="Arial" w:hAnsi="Arial" w:cs="Arial"/>
          <w:b/>
          <w:sz w:val="22"/>
          <w:szCs w:val="22"/>
        </w:rPr>
      </w:pPr>
      <w:r w:rsidRPr="00A335BC">
        <w:rPr>
          <w:rFonts w:ascii="Arial" w:hAnsi="Arial" w:cs="Arial"/>
          <w:b/>
          <w:sz w:val="22"/>
          <w:szCs w:val="22"/>
        </w:rPr>
        <w:t>LIC. MARCO AURELIO SILVEYRA CONTRERAS</w:t>
      </w:r>
    </w:p>
    <w:p w14:paraId="51D630AF" w14:textId="77777777" w:rsidR="00AC1BCE" w:rsidRPr="00A335BC" w:rsidRDefault="00AC1BCE" w:rsidP="00A335BC">
      <w:pPr>
        <w:jc w:val="center"/>
        <w:rPr>
          <w:rFonts w:ascii="Arial" w:hAnsi="Arial" w:cs="Arial"/>
          <w:b/>
          <w:sz w:val="22"/>
          <w:szCs w:val="22"/>
        </w:rPr>
      </w:pPr>
      <w:r w:rsidRPr="00A335BC">
        <w:rPr>
          <w:rFonts w:ascii="Arial" w:hAnsi="Arial" w:cs="Arial"/>
          <w:b/>
          <w:sz w:val="22"/>
          <w:szCs w:val="22"/>
        </w:rPr>
        <w:t xml:space="preserve">APODERADO “A” </w:t>
      </w:r>
    </w:p>
    <w:p w14:paraId="21169626" w14:textId="77777777" w:rsidR="00AC1BCE" w:rsidRPr="00A335BC" w:rsidRDefault="00AC1BCE" w:rsidP="00A335BC">
      <w:pPr>
        <w:jc w:val="center"/>
        <w:rPr>
          <w:rFonts w:ascii="Arial" w:hAnsi="Arial" w:cs="Arial"/>
          <w:b/>
          <w:sz w:val="22"/>
          <w:szCs w:val="22"/>
        </w:rPr>
      </w:pPr>
    </w:p>
    <w:p w14:paraId="7A8AEAD8" w14:textId="77777777" w:rsidR="00AC1BCE" w:rsidRPr="00A335BC" w:rsidRDefault="00AC1BCE" w:rsidP="00A335BC">
      <w:pPr>
        <w:jc w:val="center"/>
        <w:rPr>
          <w:rFonts w:ascii="Arial" w:hAnsi="Arial" w:cs="Arial"/>
          <w:b/>
          <w:sz w:val="22"/>
          <w:szCs w:val="22"/>
        </w:rPr>
      </w:pPr>
    </w:p>
    <w:p w14:paraId="3E6065C4" w14:textId="77777777" w:rsidR="00AC1BCE" w:rsidRPr="00A335BC" w:rsidRDefault="00AC1BCE" w:rsidP="00A335BC">
      <w:pPr>
        <w:jc w:val="center"/>
        <w:rPr>
          <w:rFonts w:ascii="Arial" w:hAnsi="Arial" w:cs="Arial"/>
          <w:b/>
          <w:sz w:val="22"/>
          <w:szCs w:val="22"/>
        </w:rPr>
      </w:pPr>
    </w:p>
    <w:p w14:paraId="132CEF71" w14:textId="77777777" w:rsidR="00AC1BCE" w:rsidRPr="00A335BC" w:rsidRDefault="00AC1BCE" w:rsidP="00A335BC">
      <w:pPr>
        <w:jc w:val="center"/>
        <w:rPr>
          <w:rFonts w:ascii="Arial" w:hAnsi="Arial" w:cs="Arial"/>
          <w:b/>
          <w:sz w:val="22"/>
          <w:szCs w:val="22"/>
        </w:rPr>
      </w:pPr>
    </w:p>
    <w:p w14:paraId="3DEA705B" w14:textId="77777777" w:rsidR="00AC1BCE" w:rsidRPr="00A335BC" w:rsidRDefault="00AC1BCE" w:rsidP="00A335BC">
      <w:pPr>
        <w:jc w:val="center"/>
        <w:rPr>
          <w:rFonts w:ascii="Arial" w:hAnsi="Arial" w:cs="Arial"/>
          <w:b/>
          <w:sz w:val="22"/>
          <w:szCs w:val="22"/>
        </w:rPr>
      </w:pPr>
    </w:p>
    <w:p w14:paraId="65E536A3" w14:textId="77777777" w:rsidR="00B555E0" w:rsidRPr="00A335BC" w:rsidRDefault="00B555E0" w:rsidP="00A335BC">
      <w:pPr>
        <w:jc w:val="center"/>
        <w:rPr>
          <w:rFonts w:ascii="Arial" w:hAnsi="Arial" w:cs="Arial"/>
          <w:b/>
          <w:sz w:val="22"/>
          <w:szCs w:val="22"/>
        </w:rPr>
      </w:pPr>
      <w:r w:rsidRPr="00A335BC">
        <w:rPr>
          <w:rFonts w:ascii="Arial" w:hAnsi="Arial" w:cs="Arial"/>
          <w:b/>
          <w:sz w:val="22"/>
          <w:szCs w:val="22"/>
        </w:rPr>
        <w:t>_____________________________</w:t>
      </w:r>
    </w:p>
    <w:p w14:paraId="256DF46B" w14:textId="77777777" w:rsidR="00AC1BCE" w:rsidRPr="00A335BC" w:rsidRDefault="00AC1BCE" w:rsidP="00A335BC">
      <w:pPr>
        <w:jc w:val="center"/>
        <w:rPr>
          <w:rFonts w:ascii="Arial" w:hAnsi="Arial" w:cs="Arial"/>
          <w:b/>
          <w:sz w:val="22"/>
          <w:szCs w:val="22"/>
        </w:rPr>
      </w:pPr>
      <w:r w:rsidRPr="00A335BC">
        <w:rPr>
          <w:rFonts w:ascii="Arial" w:hAnsi="Arial" w:cs="Arial"/>
          <w:b/>
          <w:sz w:val="22"/>
          <w:szCs w:val="22"/>
        </w:rPr>
        <w:t>LIC. SALVADOR HUMBERTO LARA LÓPEZ</w:t>
      </w:r>
    </w:p>
    <w:p w14:paraId="06466140" w14:textId="77777777" w:rsidR="00EC7C16" w:rsidRPr="00A335BC" w:rsidRDefault="00AC1BCE" w:rsidP="00A335BC">
      <w:pPr>
        <w:jc w:val="center"/>
        <w:rPr>
          <w:rFonts w:ascii="Arial" w:hAnsi="Arial" w:cs="Arial"/>
          <w:sz w:val="22"/>
          <w:szCs w:val="22"/>
        </w:rPr>
      </w:pPr>
      <w:r w:rsidRPr="00A335BC">
        <w:rPr>
          <w:rFonts w:ascii="Arial" w:hAnsi="Arial" w:cs="Arial"/>
          <w:b/>
          <w:sz w:val="22"/>
          <w:szCs w:val="22"/>
        </w:rPr>
        <w:t>APODERADO “B”</w:t>
      </w:r>
    </w:p>
    <w:p w14:paraId="550D8673" w14:textId="77777777" w:rsidR="00A1003C" w:rsidRPr="00A335BC" w:rsidRDefault="00A1003C" w:rsidP="00A335BC">
      <w:pPr>
        <w:rPr>
          <w:rFonts w:ascii="Arial" w:hAnsi="Arial" w:cs="Arial"/>
          <w:sz w:val="22"/>
          <w:szCs w:val="22"/>
        </w:rPr>
      </w:pPr>
    </w:p>
    <w:p w14:paraId="02EBDE72" w14:textId="77777777" w:rsidR="008D5640" w:rsidRPr="00A335BC" w:rsidRDefault="008D5640" w:rsidP="00A335BC">
      <w:pPr>
        <w:keepNext/>
        <w:keepLines/>
        <w:rPr>
          <w:rFonts w:ascii="Arial" w:hAnsi="Arial" w:cs="Arial"/>
          <w:sz w:val="22"/>
          <w:szCs w:val="22"/>
          <w:lang w:val="es-MX"/>
        </w:rPr>
      </w:pPr>
    </w:p>
    <w:p w14:paraId="2DC167C6" w14:textId="77777777" w:rsidR="00E463F1" w:rsidRPr="00A335BC" w:rsidRDefault="006E797A" w:rsidP="00A335BC">
      <w:pPr>
        <w:pStyle w:val="Textoindependiente2"/>
        <w:keepNext/>
        <w:keepLines/>
        <w:rPr>
          <w:rFonts w:ascii="Arial" w:hAnsi="Arial" w:cs="Arial"/>
          <w:b/>
          <w:bCs/>
          <w:sz w:val="16"/>
          <w:szCs w:val="16"/>
          <w:lang w:val="es-MX"/>
        </w:rPr>
      </w:pPr>
      <w:bookmarkStart w:id="19" w:name="_DV_M0"/>
      <w:bookmarkEnd w:id="19"/>
      <w:r w:rsidRPr="00A335BC">
        <w:rPr>
          <w:rFonts w:ascii="Arial" w:hAnsi="Arial" w:cs="Arial"/>
          <w:b/>
          <w:sz w:val="16"/>
          <w:szCs w:val="16"/>
        </w:rPr>
        <w:t xml:space="preserve">NOTA: </w:t>
      </w:r>
      <w:r w:rsidR="000B7E8D" w:rsidRPr="00A335BC">
        <w:rPr>
          <w:rFonts w:ascii="Arial" w:hAnsi="Arial" w:cs="Arial"/>
          <w:b/>
          <w:sz w:val="16"/>
          <w:szCs w:val="16"/>
        </w:rPr>
        <w:t>HOJA DE FIRMAS DEL CONTRATO DE PRESTACIÓN DE SERVICIOS</w:t>
      </w:r>
      <w:r w:rsidR="003F7B13" w:rsidRPr="00A335BC">
        <w:rPr>
          <w:rFonts w:ascii="Arial" w:hAnsi="Arial" w:cs="Arial"/>
          <w:b/>
          <w:sz w:val="16"/>
          <w:szCs w:val="16"/>
        </w:rPr>
        <w:t xml:space="preserve"> DE SUPERVISIÓN DE OBRA</w:t>
      </w:r>
      <w:r w:rsidR="00FF4DE1" w:rsidRPr="00A335BC">
        <w:rPr>
          <w:rFonts w:ascii="Arial" w:hAnsi="Arial" w:cs="Arial"/>
          <w:b/>
          <w:sz w:val="16"/>
          <w:szCs w:val="16"/>
        </w:rPr>
        <w:t xml:space="preserve"> A PRECIO ALZADO Y TIEMPO DETERMINADO</w:t>
      </w:r>
      <w:r w:rsidR="000B7E8D" w:rsidRPr="00A335BC">
        <w:rPr>
          <w:rFonts w:ascii="Arial" w:hAnsi="Arial" w:cs="Arial"/>
          <w:b/>
          <w:sz w:val="16"/>
          <w:szCs w:val="16"/>
        </w:rPr>
        <w:t>, QUE CELEBRAN POR UNA PARTE</w:t>
      </w:r>
      <w:r w:rsidR="00320E92" w:rsidRPr="00A335BC">
        <w:rPr>
          <w:rFonts w:ascii="Arial" w:hAnsi="Arial" w:cs="Arial"/>
          <w:b/>
          <w:sz w:val="16"/>
          <w:szCs w:val="16"/>
        </w:rPr>
        <w:t>,</w:t>
      </w:r>
      <w:r w:rsidR="000B7E8D" w:rsidRPr="00A335BC">
        <w:rPr>
          <w:rFonts w:ascii="Arial" w:hAnsi="Arial" w:cs="Arial"/>
          <w:b/>
          <w:sz w:val="16"/>
          <w:szCs w:val="16"/>
        </w:rPr>
        <w:t xml:space="preserve"> EL BANCO NACIONAL DE OBRAS Y SERVICIOS PÚBLICOS, S.N.C., EN SU CARÁCTER DE INSTITUCIÓN FIDUCIARIA EN EL FIDEICOMISO NO. 2223 DENOMINADO “MUSEO INTERNACIONAL DEL BARROCO”, COMO “CONTRATANTE”, POR OTRA PARTE, LA EMPRESA</w:t>
      </w:r>
      <w:r w:rsidR="002C6B5F" w:rsidRPr="00A335BC">
        <w:rPr>
          <w:rFonts w:ascii="Arial" w:hAnsi="Arial" w:cs="Arial"/>
          <w:b/>
          <w:sz w:val="16"/>
          <w:szCs w:val="16"/>
        </w:rPr>
        <w:t xml:space="preserve"> DESARROLLO, TECNOLOGÍA Y PLANEACIÓN, S.A. DE C.V.</w:t>
      </w:r>
      <w:r w:rsidR="000B7E8D" w:rsidRPr="00A335BC">
        <w:rPr>
          <w:rFonts w:ascii="Arial" w:hAnsi="Arial" w:cs="Arial"/>
          <w:b/>
          <w:sz w:val="16"/>
          <w:szCs w:val="16"/>
        </w:rPr>
        <w:t>, COMO “SUPERVISOR DE OBRA”, CON LA COMPARECENCIA DEL GOBIERNO DEL ESTADO DE PUEBLA,</w:t>
      </w:r>
      <w:r w:rsidR="009D383C" w:rsidRPr="00A335BC">
        <w:rPr>
          <w:rFonts w:ascii="Arial" w:hAnsi="Arial" w:cs="Arial"/>
          <w:b/>
          <w:sz w:val="16"/>
          <w:szCs w:val="16"/>
        </w:rPr>
        <w:t xml:space="preserve"> </w:t>
      </w:r>
      <w:r w:rsidR="000B7E8D" w:rsidRPr="00A335BC">
        <w:rPr>
          <w:rFonts w:ascii="Arial" w:hAnsi="Arial" w:cs="Arial"/>
          <w:b/>
          <w:sz w:val="16"/>
          <w:szCs w:val="16"/>
        </w:rPr>
        <w:t>Y DEL FIDEICOMISO N</w:t>
      </w:r>
      <w:r w:rsidR="002C6B5F" w:rsidRPr="00A335BC">
        <w:rPr>
          <w:rFonts w:ascii="Arial" w:hAnsi="Arial" w:cs="Arial"/>
          <w:b/>
          <w:sz w:val="16"/>
          <w:szCs w:val="16"/>
        </w:rPr>
        <w:t>o</w:t>
      </w:r>
      <w:r w:rsidR="000B7E8D" w:rsidRPr="00A335BC">
        <w:rPr>
          <w:rFonts w:ascii="Arial" w:hAnsi="Arial" w:cs="Arial"/>
          <w:b/>
          <w:sz w:val="16"/>
          <w:szCs w:val="16"/>
        </w:rPr>
        <w:t xml:space="preserve">. 1936 DENOMINADO “FONDO NACIONAL DE INFRAESTRUCTURA” Y DE LA EMPRESA </w:t>
      </w:r>
      <w:r w:rsidR="002C6B5F" w:rsidRPr="00A335BC">
        <w:rPr>
          <w:rFonts w:ascii="Arial" w:hAnsi="Arial" w:cs="Arial"/>
          <w:b/>
          <w:sz w:val="16"/>
          <w:szCs w:val="16"/>
        </w:rPr>
        <w:t>MUSEO BARROCO, S.A. DE C.V.</w:t>
      </w:r>
      <w:r w:rsidR="003F7B13" w:rsidRPr="00A335BC">
        <w:rPr>
          <w:rFonts w:ascii="Arial" w:hAnsi="Arial" w:cs="Arial"/>
          <w:b/>
          <w:sz w:val="16"/>
          <w:szCs w:val="16"/>
        </w:rPr>
        <w:t xml:space="preserve">, SUSCRITO CON FECHA </w:t>
      </w:r>
      <w:r w:rsidR="002C6B5F" w:rsidRPr="00A335BC">
        <w:rPr>
          <w:rFonts w:ascii="Arial" w:hAnsi="Arial" w:cs="Arial"/>
          <w:b/>
          <w:sz w:val="16"/>
          <w:szCs w:val="16"/>
        </w:rPr>
        <w:t>27</w:t>
      </w:r>
      <w:r w:rsidR="003F7B13" w:rsidRPr="00A335BC">
        <w:rPr>
          <w:rFonts w:ascii="Arial" w:hAnsi="Arial" w:cs="Arial"/>
          <w:b/>
          <w:sz w:val="16"/>
          <w:szCs w:val="16"/>
        </w:rPr>
        <w:t xml:space="preserve"> DE </w:t>
      </w:r>
      <w:r w:rsidR="002C6B5F" w:rsidRPr="00A335BC">
        <w:rPr>
          <w:rFonts w:ascii="Arial" w:hAnsi="Arial" w:cs="Arial"/>
          <w:b/>
          <w:sz w:val="16"/>
          <w:szCs w:val="16"/>
        </w:rPr>
        <w:t xml:space="preserve">JUNIO </w:t>
      </w:r>
      <w:r w:rsidR="003F7B13" w:rsidRPr="00A335BC">
        <w:rPr>
          <w:rFonts w:ascii="Arial" w:hAnsi="Arial" w:cs="Arial"/>
          <w:b/>
          <w:sz w:val="16"/>
          <w:szCs w:val="16"/>
        </w:rPr>
        <w:t xml:space="preserve">DE </w:t>
      </w:r>
      <w:r w:rsidR="002C6B5F" w:rsidRPr="00A335BC">
        <w:rPr>
          <w:rFonts w:ascii="Arial" w:hAnsi="Arial" w:cs="Arial"/>
          <w:b/>
          <w:sz w:val="16"/>
          <w:szCs w:val="16"/>
        </w:rPr>
        <w:t>2015</w:t>
      </w:r>
      <w:r w:rsidR="003F7B13" w:rsidRPr="00A335BC">
        <w:rPr>
          <w:rFonts w:ascii="Arial" w:hAnsi="Arial" w:cs="Arial"/>
          <w:b/>
          <w:sz w:val="16"/>
          <w:szCs w:val="16"/>
        </w:rPr>
        <w:t>, EL CUAL CONSTA EN ___ FOJAS ÚTILES POR EL ANVERSO</w:t>
      </w:r>
      <w:r w:rsidR="000B7E8D" w:rsidRPr="00A335BC">
        <w:rPr>
          <w:rFonts w:ascii="Arial" w:hAnsi="Arial" w:cs="Arial"/>
          <w:b/>
          <w:sz w:val="16"/>
          <w:szCs w:val="16"/>
        </w:rPr>
        <w:t>.</w:t>
      </w:r>
    </w:p>
    <w:sectPr w:rsidR="00E463F1" w:rsidRPr="00A335BC" w:rsidSect="00DA483B">
      <w:headerReference w:type="default" r:id="rId9"/>
      <w:footerReference w:type="default" r:id="rId10"/>
      <w:headerReference w:type="first" r:id="rId11"/>
      <w:footerReference w:type="first" r:id="rId12"/>
      <w:pgSz w:w="12240" w:h="15840" w:code="1"/>
      <w:pgMar w:top="1079" w:right="1200" w:bottom="1021" w:left="851" w:header="709" w:footer="590" w:gutter="0"/>
      <w:cols w:space="709"/>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505CA" w14:textId="77777777" w:rsidR="00C20B41" w:rsidRDefault="00C20B41">
      <w:r>
        <w:separator/>
      </w:r>
    </w:p>
  </w:endnote>
  <w:endnote w:type="continuationSeparator" w:id="0">
    <w:p w14:paraId="50CF96AB" w14:textId="77777777" w:rsidR="00C20B41" w:rsidRDefault="00C2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Univers">
    <w:altName w:val="Arial"/>
    <w:charset w:val="00"/>
    <w:family w:val="swiss"/>
    <w:pitch w:val="variable"/>
    <w:sig w:usb0="00000007" w:usb1="00000000" w:usb2="00000000" w:usb3="00000000" w:csb0="00000093" w:csb1="00000000"/>
  </w:font>
  <w:font w:name="Amaze">
    <w:altName w:val="Arial Narrow"/>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Trajan Pro">
    <w:altName w:val="Georgia"/>
    <w:panose1 w:val="00000000000000000000"/>
    <w:charset w:val="00"/>
    <w:family w:val="roman"/>
    <w:notTrueType/>
    <w:pitch w:val="variable"/>
    <w:sig w:usb0="800000AF" w:usb1="5000204B" w:usb2="00000000" w:usb3="00000000" w:csb0="0000009B" w:csb1="00000000"/>
  </w:font>
  <w:font w:name="Baskerville Old Face">
    <w:panose1 w:val="020206020805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sto MT">
    <w:altName w:val="Cambria Math"/>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7C388" w14:textId="77777777" w:rsidR="00E360AC" w:rsidRPr="006F7292" w:rsidRDefault="00E360AC" w:rsidP="00894C72">
    <w:pPr>
      <w:autoSpaceDE w:val="0"/>
      <w:autoSpaceDN w:val="0"/>
      <w:adjustRightInd w:val="0"/>
      <w:jc w:val="center"/>
      <w:rPr>
        <w:rFonts w:ascii="Baskerville Old Face" w:hAnsi="Baskerville Old Face"/>
        <w:color w:val="808080"/>
        <w:sz w:val="16"/>
        <w:lang w:val="es-MX"/>
      </w:rPr>
    </w:pPr>
    <w:r w:rsidRPr="00186954">
      <w:rPr>
        <w:rFonts w:ascii="Baskerville Old Face" w:hAnsi="Baskerville Old Face"/>
        <w:color w:val="808080"/>
        <w:sz w:val="16"/>
      </w:rPr>
      <w:t>Javier Barros Sierra No. 515, Col. Lomas de Santa Fe, Del. Álvaro Obregón, CP. 01219, México, D.F.</w:t>
    </w:r>
  </w:p>
  <w:p w14:paraId="15A4E6B7" w14:textId="77777777" w:rsidR="00E360AC" w:rsidRPr="00186954" w:rsidRDefault="00E360AC" w:rsidP="00894C72">
    <w:pPr>
      <w:autoSpaceDE w:val="0"/>
      <w:autoSpaceDN w:val="0"/>
      <w:adjustRightInd w:val="0"/>
      <w:jc w:val="center"/>
      <w:rPr>
        <w:rFonts w:ascii="Baskerville Old Face" w:hAnsi="Baskerville Old Face"/>
        <w:color w:val="7F7F7F"/>
        <w:sz w:val="16"/>
      </w:rPr>
    </w:pPr>
    <w:r w:rsidRPr="00186954">
      <w:rPr>
        <w:rFonts w:ascii="Baskerville Old Face" w:hAnsi="Baskerville Old Face"/>
        <w:color w:val="808080"/>
        <w:sz w:val="16"/>
      </w:rPr>
      <w:t>Tel.: (55) 52 70 12 00  www.banobras.gob.mx</w:t>
    </w:r>
    <w:hyperlink w:history="1"/>
  </w:p>
  <w:p w14:paraId="7233B7B2" w14:textId="77777777" w:rsidR="00E360AC" w:rsidRPr="006F21AE" w:rsidRDefault="00E360AC" w:rsidP="00E4320F">
    <w:pPr>
      <w:pStyle w:val="Piedepgina"/>
      <w:ind w:right="360"/>
      <w:jc w:val="right"/>
      <w:rPr>
        <w:sz w:val="19"/>
        <w:szCs w:val="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6472325"/>
      <w:docPartObj>
        <w:docPartGallery w:val="Page Numbers (Bottom of Page)"/>
        <w:docPartUnique/>
      </w:docPartObj>
    </w:sdtPr>
    <w:sdtEndPr/>
    <w:sdtContent>
      <w:p w14:paraId="38E6A0F7" w14:textId="77777777" w:rsidR="00E360AC" w:rsidRDefault="00E360AC">
        <w:pPr>
          <w:pStyle w:val="Piedepgina"/>
          <w:jc w:val="right"/>
        </w:pPr>
        <w:r>
          <w:fldChar w:fldCharType="begin"/>
        </w:r>
        <w:r>
          <w:instrText>PAGE   \* MERGEFORMAT</w:instrText>
        </w:r>
        <w:r>
          <w:fldChar w:fldCharType="separate"/>
        </w:r>
        <w:r w:rsidR="00394107">
          <w:rPr>
            <w:noProof/>
          </w:rPr>
          <w:t>1</w:t>
        </w:r>
        <w:r>
          <w:fldChar w:fldCharType="end"/>
        </w:r>
      </w:p>
      <w:p w14:paraId="02B9F422" w14:textId="77777777" w:rsidR="00E360AC" w:rsidRPr="006F7292" w:rsidRDefault="00E360AC" w:rsidP="00894C72">
        <w:pPr>
          <w:autoSpaceDE w:val="0"/>
          <w:autoSpaceDN w:val="0"/>
          <w:adjustRightInd w:val="0"/>
          <w:jc w:val="center"/>
          <w:rPr>
            <w:rFonts w:ascii="Baskerville Old Face" w:hAnsi="Baskerville Old Face"/>
            <w:color w:val="808080"/>
            <w:sz w:val="16"/>
            <w:lang w:val="es-MX"/>
          </w:rPr>
        </w:pPr>
        <w:r w:rsidRPr="00186954">
          <w:rPr>
            <w:rFonts w:ascii="Baskerville Old Face" w:hAnsi="Baskerville Old Face"/>
            <w:color w:val="808080"/>
            <w:sz w:val="16"/>
          </w:rPr>
          <w:t>Javier Barros Sierra No. 515, Col. Lomas de Santa Fe, Del. Álvaro Obregón, CP. 01219, México, D.F.</w:t>
        </w:r>
      </w:p>
      <w:p w14:paraId="32D76C02" w14:textId="77777777" w:rsidR="00E360AC" w:rsidRPr="00186954" w:rsidRDefault="00E360AC" w:rsidP="00894C72">
        <w:pPr>
          <w:autoSpaceDE w:val="0"/>
          <w:autoSpaceDN w:val="0"/>
          <w:adjustRightInd w:val="0"/>
          <w:jc w:val="center"/>
          <w:rPr>
            <w:rFonts w:ascii="Baskerville Old Face" w:hAnsi="Baskerville Old Face"/>
            <w:color w:val="7F7F7F"/>
            <w:sz w:val="16"/>
          </w:rPr>
        </w:pPr>
        <w:r w:rsidRPr="00186954">
          <w:rPr>
            <w:rFonts w:ascii="Baskerville Old Face" w:hAnsi="Baskerville Old Face"/>
            <w:color w:val="808080"/>
            <w:sz w:val="16"/>
          </w:rPr>
          <w:t>Tel.: (55) 52 70 12 00  www.banobras.gob.mx</w:t>
        </w:r>
        <w:hyperlink w:history="1"/>
      </w:p>
      <w:p w14:paraId="0D57504A" w14:textId="77777777" w:rsidR="00E360AC" w:rsidRDefault="00C20B41">
        <w:pPr>
          <w:pStyle w:val="Piedepgina"/>
          <w:jc w:val="right"/>
        </w:pPr>
      </w:p>
    </w:sdtContent>
  </w:sdt>
  <w:p w14:paraId="69AFDCE7" w14:textId="77777777" w:rsidR="00E360AC" w:rsidRDefault="00E360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E66E2" w14:textId="77777777" w:rsidR="00C20B41" w:rsidRDefault="00C20B41">
      <w:r>
        <w:separator/>
      </w:r>
    </w:p>
  </w:footnote>
  <w:footnote w:type="continuationSeparator" w:id="0">
    <w:p w14:paraId="03C1D32A" w14:textId="77777777" w:rsidR="00C20B41" w:rsidRDefault="00C20B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BCB0B" w14:textId="77777777" w:rsidR="00E360AC" w:rsidRDefault="00E360AC" w:rsidP="00894C72">
    <w:pPr>
      <w:spacing w:before="5" w:line="160" w:lineRule="exact"/>
      <w:rPr>
        <w:sz w:val="16"/>
        <w:szCs w:val="16"/>
      </w:rPr>
    </w:pPr>
    <w:r>
      <w:rPr>
        <w:noProof/>
        <w:lang w:val="es-MX" w:eastAsia="es-MX"/>
      </w:rPr>
      <w:drawing>
        <wp:anchor distT="0" distB="0" distL="114300" distR="114300" simplePos="0" relativeHeight="251660288" behindDoc="1" locked="0" layoutInCell="1" allowOverlap="1" wp14:anchorId="032B064C" wp14:editId="249D325B">
          <wp:simplePos x="0" y="0"/>
          <wp:positionH relativeFrom="page">
            <wp:posOffset>4774565</wp:posOffset>
          </wp:positionH>
          <wp:positionV relativeFrom="paragraph">
            <wp:posOffset>10110</wp:posOffset>
          </wp:positionV>
          <wp:extent cx="2278380" cy="699135"/>
          <wp:effectExtent l="0" t="0" r="0" b="0"/>
          <wp:wrapNone/>
          <wp:docPr id="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2278380" cy="699135"/>
                  </a:xfrm>
                  <a:prstGeom prst="rect">
                    <a:avLst/>
                  </a:prstGeom>
                  <a:noFill/>
                </pic:spPr>
              </pic:pic>
            </a:graphicData>
          </a:graphic>
        </wp:anchor>
      </w:drawing>
    </w:r>
  </w:p>
  <w:p w14:paraId="3ED930E6" w14:textId="77777777" w:rsidR="00E360AC" w:rsidRDefault="00E360AC" w:rsidP="00894C72">
    <w:pPr>
      <w:spacing w:line="200" w:lineRule="exact"/>
      <w:rPr>
        <w:sz w:val="20"/>
        <w:szCs w:val="20"/>
      </w:rPr>
    </w:pPr>
  </w:p>
  <w:p w14:paraId="2D35C178" w14:textId="77777777" w:rsidR="00E360AC" w:rsidRDefault="00E360AC" w:rsidP="00894C72">
    <w:pPr>
      <w:tabs>
        <w:tab w:val="center" w:pos="5140"/>
      </w:tabs>
      <w:ind w:left="113"/>
      <w:rPr>
        <w:sz w:val="20"/>
        <w:szCs w:val="20"/>
      </w:rPr>
    </w:pPr>
    <w:r>
      <w:rPr>
        <w:noProof/>
        <w:lang w:val="es-MX" w:eastAsia="es-MX"/>
      </w:rPr>
      <w:drawing>
        <wp:inline distT="0" distB="0" distL="0" distR="0" wp14:anchorId="3DA19A7F" wp14:editId="7BB0C5A0">
          <wp:extent cx="1270000" cy="495300"/>
          <wp:effectExtent l="25400" t="0" r="0" b="0"/>
          <wp:docPr id="4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
                  <a:srcRect/>
                  <a:stretch>
                    <a:fillRect/>
                  </a:stretch>
                </pic:blipFill>
                <pic:spPr bwMode="auto">
                  <a:xfrm>
                    <a:off x="0" y="0"/>
                    <a:ext cx="1270000" cy="495300"/>
                  </a:xfrm>
                  <a:prstGeom prst="rect">
                    <a:avLst/>
                  </a:prstGeom>
                  <a:noFill/>
                  <a:ln w="9525">
                    <a:noFill/>
                    <a:miter lim="800000"/>
                    <a:headEnd/>
                    <a:tailEnd/>
                  </a:ln>
                </pic:spPr>
              </pic:pic>
            </a:graphicData>
          </a:graphic>
        </wp:inline>
      </w:drawing>
    </w:r>
    <w:r>
      <w:rPr>
        <w:sz w:val="20"/>
        <w:szCs w:val="20"/>
      </w:rPr>
      <w:tab/>
    </w:r>
  </w:p>
  <w:p w14:paraId="024BF13D" w14:textId="77777777" w:rsidR="00E360AC" w:rsidRDefault="00E360AC" w:rsidP="00894C72">
    <w:pPr>
      <w:spacing w:before="18" w:line="240" w:lineRule="exact"/>
    </w:pPr>
    <w:r>
      <w:rPr>
        <w:rFonts w:ascii="Copperplate Gothic Light" w:hAnsi="Copperplate Gothic Light"/>
        <w:noProof/>
        <w:color w:val="999999"/>
        <w:sz w:val="14"/>
        <w:szCs w:val="14"/>
        <w:lang w:val="es-MX" w:eastAsia="es-MX"/>
      </w:rPr>
      <w:drawing>
        <wp:anchor distT="0" distB="0" distL="114300" distR="114300" simplePos="0" relativeHeight="251661312" behindDoc="1" locked="0" layoutInCell="0" allowOverlap="1" wp14:anchorId="479A7838" wp14:editId="0C02E82B">
          <wp:simplePos x="0" y="0"/>
          <wp:positionH relativeFrom="margin">
            <wp:align>center</wp:align>
          </wp:positionH>
          <wp:positionV relativeFrom="margin">
            <wp:posOffset>-558038</wp:posOffset>
          </wp:positionV>
          <wp:extent cx="6236970" cy="8071485"/>
          <wp:effectExtent l="0" t="0" r="0" b="0"/>
          <wp:wrapNone/>
          <wp:docPr id="48" name="Imagen 48" descr="hoja_carta_fon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ja_carta_fondo2"/>
                  <pic:cNvPicPr>
                    <a:picLocks noChangeAspect="1" noChangeArrowheads="1"/>
                  </pic:cNvPicPr>
                </pic:nvPicPr>
                <pic:blipFill>
                  <a:blip r:embed="rId3">
                    <a:lum bright="70000" contrast="-70000"/>
                    <a:extLst>
                      <a:ext uri="{28A0092B-C50C-407E-A947-70E740481C1C}">
                        <a14:useLocalDpi xmlns:a14="http://schemas.microsoft.com/office/drawing/2010/main" val="0"/>
                      </a:ext>
                    </a:extLst>
                  </a:blip>
                  <a:srcRect/>
                  <a:stretch>
                    <a:fillRect/>
                  </a:stretch>
                </pic:blipFill>
                <pic:spPr bwMode="auto">
                  <a:xfrm>
                    <a:off x="0" y="0"/>
                    <a:ext cx="6236970" cy="8071485"/>
                  </a:xfrm>
                  <a:prstGeom prst="rect">
                    <a:avLst/>
                  </a:prstGeom>
                  <a:noFill/>
                </pic:spPr>
              </pic:pic>
            </a:graphicData>
          </a:graphic>
          <wp14:sizeRelH relativeFrom="page">
            <wp14:pctWidth>0</wp14:pctWidth>
          </wp14:sizeRelH>
          <wp14:sizeRelV relativeFrom="page">
            <wp14:pctHeight>0</wp14:pctHeight>
          </wp14:sizeRelV>
        </wp:anchor>
      </w:drawing>
    </w:r>
  </w:p>
  <w:p w14:paraId="36726011" w14:textId="77777777" w:rsidR="00E360AC" w:rsidRPr="00894C72" w:rsidRDefault="00E360AC" w:rsidP="00894C72">
    <w:pPr>
      <w:pStyle w:val="Textoindependiente"/>
      <w:tabs>
        <w:tab w:val="left" w:pos="3341"/>
      </w:tabs>
      <w:rPr>
        <w:rFonts w:ascii="Trajan Pro" w:eastAsia="Trajan Pro" w:hAnsi="Trajan Pro" w:cs="Trajan Pro"/>
        <w:lang w:val="es-MX"/>
      </w:rPr>
    </w:pPr>
    <w:r>
      <w:rPr>
        <w:noProof/>
        <w:lang w:val="es-MX" w:eastAsia="es-MX"/>
      </w:rPr>
      <mc:AlternateContent>
        <mc:Choice Requires="wpg">
          <w:drawing>
            <wp:anchor distT="0" distB="0" distL="114300" distR="114300" simplePos="0" relativeHeight="251659264" behindDoc="1" locked="0" layoutInCell="1" allowOverlap="1" wp14:anchorId="66917BB5" wp14:editId="7643B088">
              <wp:simplePos x="0" y="0"/>
              <wp:positionH relativeFrom="page">
                <wp:posOffset>2186940</wp:posOffset>
              </wp:positionH>
              <wp:positionV relativeFrom="paragraph">
                <wp:posOffset>-847725</wp:posOffset>
              </wp:positionV>
              <wp:extent cx="836930" cy="704215"/>
              <wp:effectExtent l="0" t="0" r="0" b="635"/>
              <wp:wrapNone/>
              <wp:docPr id="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6930" cy="704215"/>
                        <a:chOff x="3444" y="-1335"/>
                        <a:chExt cx="1318" cy="1109"/>
                      </a:xfrm>
                    </wpg:grpSpPr>
                    <pic:pic xmlns:pic="http://schemas.openxmlformats.org/drawingml/2006/picture">
                      <pic:nvPicPr>
                        <pic:cNvPr id="9"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444" y="-1335"/>
                          <a:ext cx="168" cy="1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679" y="-1326"/>
                          <a:ext cx="1083" cy="10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98F8EC" id="Group 1" o:spid="_x0000_s1026" style="position:absolute;margin-left:172.2pt;margin-top:-66.75pt;width:65.9pt;height:55.45pt;z-index:-251657216;mso-position-horizontal-relative:page" coordorigin="3444,-1335" coordsize="1318,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444;top:-1335;width:168;height:1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0bJLCAAAA2gAAAA8AAABkcnMvZG93bnJldi54bWxEj0+LwjAUxO8LfofwBC+LpnoQ7ZrKIgii&#10;4OI/9vpo3ralzUtpYlu/vREWPA4z8xtmte5NJVpqXGFZwXQSgSBOrS44U3C9bMcLEM4ja6wsk4IH&#10;OVgng48Vxtp2fKL27DMRIOxiVJB7X8dSujQng25ia+Lg/dnGoA+yyaRusAtwU8lZFM2lwYLDQo41&#10;bXJKy/PdKMguh5+u+tz/HjRyebrVx7a4k1KjYf/9BcJT79/h//ZOK1jC60q4ATJ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tGySwgAAANoAAAAPAAAAAAAAAAAAAAAAAJ8C&#10;AABkcnMvZG93bnJldi54bWxQSwUGAAAAAAQABAD3AAAAjgMAAAAA&#10;">
                <v:imagedata r:id="rId6" o:title=""/>
              </v:shape>
              <v:shape id="Picture 3" o:spid="_x0000_s1028" type="#_x0000_t75" style="position:absolute;left:3679;top:-1326;width:1083;height: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V8/DEAAAA2wAAAA8AAABkcnMvZG93bnJldi54bWxEj09rwkAQxe8Fv8MygpfSbNRSSuoqIghe&#10;FNT+Ow7ZaRLMzobdNcZv3zkUepvhvXnvN4vV4FrVU4iNZwPTLAdFXHrbcGXg/bx9egUVE7LF1jMZ&#10;uFOE1XL0sMDC+hsfqT+lSkkIxwIN1Cl1hdaxrMlhzHxHLNqPDw6TrKHSNuBNwl2rZ3n+oh02LA01&#10;drSpqbycrs4Ab+PzdX4M4fA428cv93n/6L83xkzGw/oNVKIh/Zv/rndW8IVefpEB9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V8/DEAAAA2wAAAA8AAAAAAAAAAAAAAAAA&#10;nwIAAGRycy9kb3ducmV2LnhtbFBLBQYAAAAABAAEAPcAAACQAwAAAAA=&#10;">
                <v:imagedata r:id="rId7" o:title=""/>
              </v:shape>
              <w10:wrap anchorx="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9"/>
    </w:tblGrid>
    <w:tr w:rsidR="00E360AC" w:rsidRPr="00894C72" w14:paraId="2A6C356C" w14:textId="77777777" w:rsidTr="002E1CA0">
      <w:tc>
        <w:tcPr>
          <w:tcW w:w="10169" w:type="dxa"/>
          <w:tcBorders>
            <w:top w:val="nil"/>
            <w:left w:val="nil"/>
            <w:bottom w:val="nil"/>
            <w:right w:val="nil"/>
          </w:tcBorders>
          <w:shd w:val="clear" w:color="auto" w:fill="auto"/>
        </w:tcPr>
        <w:tbl>
          <w:tblPr>
            <w:tblpPr w:leftFromText="141" w:rightFromText="141" w:vertAnchor="text" w:horzAnchor="margin" w:tblpXSpec="right" w:tblpY="-3426"/>
            <w:tblW w:w="7484" w:type="dxa"/>
            <w:tblCellMar>
              <w:left w:w="0" w:type="dxa"/>
              <w:right w:w="0" w:type="dxa"/>
            </w:tblCellMar>
            <w:tblLook w:val="0000" w:firstRow="0" w:lastRow="0" w:firstColumn="0" w:lastColumn="0" w:noHBand="0" w:noVBand="0"/>
          </w:tblPr>
          <w:tblGrid>
            <w:gridCol w:w="1488"/>
            <w:gridCol w:w="2951"/>
            <w:gridCol w:w="529"/>
            <w:gridCol w:w="2516"/>
          </w:tblGrid>
          <w:tr w:rsidR="00E360AC" w:rsidRPr="00894C72" w14:paraId="5B2C4A6C" w14:textId="77777777" w:rsidTr="002E1CA0">
            <w:trPr>
              <w:cantSplit/>
            </w:trPr>
            <w:tc>
              <w:tcPr>
                <w:tcW w:w="1488" w:type="dxa"/>
                <w:vMerge w:val="restart"/>
                <w:tcBorders>
                  <w:top w:val="single" w:sz="8" w:space="0" w:color="999999"/>
                  <w:left w:val="single" w:sz="2" w:space="0" w:color="999999"/>
                  <w:bottom w:val="single" w:sz="8" w:space="0" w:color="999999"/>
                  <w:right w:val="single" w:sz="8" w:space="0" w:color="999999"/>
                </w:tcBorders>
                <w:tcMar>
                  <w:top w:w="0" w:type="dxa"/>
                  <w:left w:w="70" w:type="dxa"/>
                  <w:bottom w:w="0" w:type="dxa"/>
                  <w:right w:w="70" w:type="dxa"/>
                </w:tcMar>
                <w:vAlign w:val="center"/>
              </w:tcPr>
              <w:p w14:paraId="3A62C906" w14:textId="77777777" w:rsidR="00E360AC" w:rsidRPr="00894C72" w:rsidRDefault="00E360AC" w:rsidP="00894C72">
                <w:pPr>
                  <w:widowControl w:val="0"/>
                  <w:spacing w:before="20" w:after="20"/>
                  <w:rPr>
                    <w:rFonts w:ascii="Copperplate Gothic Light" w:eastAsia="Calibri" w:hAnsi="Copperplate Gothic Light"/>
                    <w:noProof/>
                    <w:color w:val="999999"/>
                    <w:sz w:val="14"/>
                    <w:szCs w:val="14"/>
                  </w:rPr>
                </w:pPr>
              </w:p>
              <w:p w14:paraId="7AC6C3BE" w14:textId="77777777" w:rsidR="00E360AC" w:rsidRPr="00894C72" w:rsidRDefault="00E360AC" w:rsidP="00894C72">
                <w:pPr>
                  <w:widowControl w:val="0"/>
                  <w:spacing w:before="20" w:after="20"/>
                  <w:rPr>
                    <w:rFonts w:ascii="Copperplate Gothic Light" w:eastAsia="Calibri" w:hAnsi="Copperplate Gothic Light"/>
                    <w:color w:val="999999"/>
                    <w:sz w:val="14"/>
                    <w:szCs w:val="14"/>
                    <w:lang w:val="es-MX" w:eastAsia="en-US"/>
                  </w:rPr>
                </w:pPr>
                <w:r w:rsidRPr="00894C72">
                  <w:rPr>
                    <w:rFonts w:ascii="Copperplate Gothic Light" w:eastAsia="Calibri" w:hAnsi="Copperplate Gothic Light"/>
                    <w:noProof/>
                    <w:color w:val="999999"/>
                    <w:sz w:val="14"/>
                    <w:szCs w:val="14"/>
                    <w:lang w:val="es-MX" w:eastAsia="es-MX"/>
                  </w:rPr>
                  <w:drawing>
                    <wp:inline distT="0" distB="0" distL="0" distR="0" wp14:anchorId="1DD8532F" wp14:editId="0EFBFCA2">
                      <wp:extent cx="804545" cy="160655"/>
                      <wp:effectExtent l="0" t="0" r="0" b="0"/>
                      <wp:docPr id="7" name="Imagen 7" descr="H:\0001 Comunicación 2013\02. Imagen Banobras\Logo\Logos Efrén\Logos intranet\Logo Banobras sin Razón 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0001 Comunicación 2013\02. Imagen Banobras\Logo\Logos Efrén\Logos intranet\Logo Banobras sin Razón Social.jpg"/>
                              <pic:cNvPicPr>
                                <a:picLocks noChangeAspect="1" noChangeArrowheads="1"/>
                              </pic:cNvPicPr>
                            </pic:nvPicPr>
                            <pic:blipFill>
                              <a:blip r:embed="rId1">
                                <a:extLst>
                                  <a:ext uri="{28A0092B-C50C-407E-A947-70E740481C1C}">
                                    <a14:useLocalDpi xmlns:a14="http://schemas.microsoft.com/office/drawing/2010/main" val="0"/>
                                  </a:ext>
                                </a:extLst>
                              </a:blip>
                              <a:srcRect l="9973" t="33308" r="9599" b="45706"/>
                              <a:stretch>
                                <a:fillRect/>
                              </a:stretch>
                            </pic:blipFill>
                            <pic:spPr bwMode="auto">
                              <a:xfrm>
                                <a:off x="0" y="0"/>
                                <a:ext cx="804545" cy="160655"/>
                              </a:xfrm>
                              <a:prstGeom prst="rect">
                                <a:avLst/>
                              </a:prstGeom>
                              <a:noFill/>
                              <a:ln>
                                <a:noFill/>
                              </a:ln>
                            </pic:spPr>
                          </pic:pic>
                        </a:graphicData>
                      </a:graphic>
                    </wp:inline>
                  </w:drawing>
                </w:r>
              </w:p>
              <w:p w14:paraId="365044B0" w14:textId="77777777" w:rsidR="00E360AC" w:rsidRPr="00894C72" w:rsidRDefault="00E360AC" w:rsidP="00894C72">
                <w:pPr>
                  <w:widowControl w:val="0"/>
                  <w:spacing w:before="20" w:after="20"/>
                  <w:rPr>
                    <w:rFonts w:ascii="Copperplate Gothic Light" w:eastAsia="Calibri" w:hAnsi="Copperplate Gothic Light"/>
                    <w:color w:val="999999"/>
                    <w:sz w:val="14"/>
                    <w:szCs w:val="14"/>
                    <w:lang w:val="es-MX" w:eastAsia="en-US"/>
                  </w:rPr>
                </w:pPr>
              </w:p>
              <w:p w14:paraId="4067E6BC" w14:textId="77777777" w:rsidR="00E360AC" w:rsidRPr="00894C72" w:rsidRDefault="00E360AC" w:rsidP="00894C72">
                <w:pPr>
                  <w:widowControl w:val="0"/>
                  <w:spacing w:before="20" w:after="20"/>
                  <w:jc w:val="center"/>
                  <w:rPr>
                    <w:rFonts w:ascii="Copperplate Gothic Light" w:eastAsia="Calibri" w:hAnsi="Copperplate Gothic Light"/>
                    <w:b/>
                    <w:bCs/>
                    <w:color w:val="999999"/>
                    <w:sz w:val="14"/>
                    <w:szCs w:val="14"/>
                    <w:lang w:val="es-MX" w:eastAsia="en-US"/>
                  </w:rPr>
                </w:pPr>
                <w:r w:rsidRPr="00894C72">
                  <w:rPr>
                    <w:rFonts w:ascii="Copperplate Gothic Light" w:eastAsia="Calibri" w:hAnsi="Copperplate Gothic Light"/>
                    <w:b/>
                    <w:bCs/>
                    <w:color w:val="999999"/>
                    <w:sz w:val="14"/>
                    <w:szCs w:val="14"/>
                    <w:lang w:val="es-MX" w:eastAsia="en-US"/>
                  </w:rPr>
                  <w:t>INFORMACIÓN RESERVADA</w:t>
                </w:r>
              </w:p>
              <w:p w14:paraId="6D0B891E" w14:textId="77777777" w:rsidR="00E360AC" w:rsidRPr="00894C72" w:rsidRDefault="00E360AC" w:rsidP="00894C72">
                <w:pPr>
                  <w:widowControl w:val="0"/>
                  <w:spacing w:before="20" w:after="20"/>
                  <w:jc w:val="center"/>
                  <w:rPr>
                    <w:rFonts w:ascii="Copperplate Gothic Light" w:eastAsia="Calibri" w:hAnsi="Copperplate Gothic Light"/>
                    <w:b/>
                    <w:bCs/>
                    <w:color w:val="999999"/>
                    <w:sz w:val="14"/>
                    <w:szCs w:val="14"/>
                    <w:lang w:val="es-MX" w:eastAsia="en-US"/>
                  </w:rPr>
                </w:pPr>
              </w:p>
            </w:tc>
            <w:tc>
              <w:tcPr>
                <w:tcW w:w="2951" w:type="dxa"/>
                <w:tcBorders>
                  <w:top w:val="single" w:sz="8" w:space="0" w:color="999999"/>
                  <w:left w:val="nil"/>
                  <w:bottom w:val="single" w:sz="6" w:space="0" w:color="999999"/>
                  <w:right w:val="single" w:sz="6" w:space="0" w:color="999999"/>
                </w:tcBorders>
                <w:tcMar>
                  <w:top w:w="0" w:type="dxa"/>
                  <w:left w:w="70" w:type="dxa"/>
                  <w:bottom w:w="0" w:type="dxa"/>
                  <w:right w:w="70" w:type="dxa"/>
                </w:tcMar>
                <w:vAlign w:val="center"/>
              </w:tcPr>
              <w:p w14:paraId="6E984765"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FECHA DE CLASIFICACIÓN</w:t>
                </w:r>
              </w:p>
            </w:tc>
            <w:tc>
              <w:tcPr>
                <w:tcW w:w="3045" w:type="dxa"/>
                <w:gridSpan w:val="2"/>
                <w:tcBorders>
                  <w:top w:val="single" w:sz="8"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62F7E580" w14:textId="77777777" w:rsidR="00E360AC" w:rsidRPr="00894C72" w:rsidRDefault="00E360AC" w:rsidP="00894C72">
                <w:pPr>
                  <w:widowControl w:val="0"/>
                  <w:spacing w:before="20" w:after="20"/>
                  <w:jc w:val="center"/>
                  <w:rPr>
                    <w:rFonts w:ascii="Copperplate Gothic Light" w:eastAsia="Calibri" w:hAnsi="Copperplate Gothic Light"/>
                    <w:color w:val="808080"/>
                    <w:sz w:val="12"/>
                    <w:szCs w:val="12"/>
                    <w:lang w:val="es-MX" w:eastAsia="en-US"/>
                  </w:rPr>
                </w:pPr>
                <w:r>
                  <w:rPr>
                    <w:rFonts w:ascii="Copperplate Gothic Light" w:eastAsia="Calibri" w:hAnsi="Copperplate Gothic Light"/>
                    <w:color w:val="808080"/>
                    <w:sz w:val="12"/>
                    <w:szCs w:val="12"/>
                    <w:lang w:val="es-MX" w:eastAsia="en-US"/>
                  </w:rPr>
                  <w:t>_____</w:t>
                </w:r>
                <w:r w:rsidRPr="00894C72">
                  <w:rPr>
                    <w:rFonts w:ascii="Copperplate Gothic Light" w:eastAsia="Calibri" w:hAnsi="Copperplate Gothic Light"/>
                    <w:color w:val="808080"/>
                    <w:sz w:val="12"/>
                    <w:szCs w:val="12"/>
                    <w:lang w:val="es-MX" w:eastAsia="en-US"/>
                  </w:rPr>
                  <w:t>,</w:t>
                </w:r>
                <w:r>
                  <w:rPr>
                    <w:rFonts w:ascii="Copperplate Gothic Light" w:eastAsia="Calibri" w:hAnsi="Copperplate Gothic Light"/>
                    <w:color w:val="808080"/>
                    <w:sz w:val="12"/>
                    <w:szCs w:val="12"/>
                    <w:lang w:val="es-MX" w:eastAsia="en-US"/>
                  </w:rPr>
                  <w:t xml:space="preserve"> 2015</w:t>
                </w:r>
              </w:p>
            </w:tc>
          </w:tr>
          <w:tr w:rsidR="00E360AC" w:rsidRPr="00894C72" w14:paraId="4020EFDB" w14:textId="77777777" w:rsidTr="002E1CA0">
            <w:trPr>
              <w:cantSplit/>
            </w:trPr>
            <w:tc>
              <w:tcPr>
                <w:tcW w:w="1488" w:type="dxa"/>
                <w:vMerge/>
                <w:tcBorders>
                  <w:left w:val="single" w:sz="2" w:space="0" w:color="999999"/>
                  <w:bottom w:val="single" w:sz="8" w:space="0" w:color="999999"/>
                  <w:right w:val="single" w:sz="8" w:space="0" w:color="999999"/>
                </w:tcBorders>
                <w:vAlign w:val="center"/>
              </w:tcPr>
              <w:p w14:paraId="4D2FF2CA"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6" w:space="0" w:color="999999"/>
                  <w:right w:val="single" w:sz="6" w:space="0" w:color="999999"/>
                </w:tcBorders>
                <w:tcMar>
                  <w:top w:w="0" w:type="dxa"/>
                  <w:left w:w="70" w:type="dxa"/>
                  <w:bottom w:w="0" w:type="dxa"/>
                  <w:right w:w="70" w:type="dxa"/>
                </w:tcMar>
                <w:vAlign w:val="center"/>
              </w:tcPr>
              <w:p w14:paraId="43821C41"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UNIDAD ADMINISTRATIVA</w:t>
                </w:r>
              </w:p>
            </w:tc>
            <w:tc>
              <w:tcPr>
                <w:tcW w:w="3045" w:type="dxa"/>
                <w:gridSpan w:val="2"/>
                <w:tcBorders>
                  <w:top w:val="single" w:sz="6"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7182C087"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r>
                  <w:rPr>
                    <w:rFonts w:ascii="Copperplate Gothic Light" w:eastAsia="Calibri" w:hAnsi="Copperplate Gothic Light"/>
                    <w:color w:val="808080"/>
                    <w:sz w:val="12"/>
                    <w:szCs w:val="12"/>
                    <w:lang w:val="es-MX" w:eastAsia="en-US"/>
                  </w:rPr>
                  <w:t>Subdirección de administración fiduciaria</w:t>
                </w:r>
              </w:p>
            </w:tc>
          </w:tr>
          <w:tr w:rsidR="00E360AC" w:rsidRPr="00894C72" w14:paraId="4384363F" w14:textId="77777777" w:rsidTr="002E1CA0">
            <w:trPr>
              <w:cantSplit/>
            </w:trPr>
            <w:tc>
              <w:tcPr>
                <w:tcW w:w="1488" w:type="dxa"/>
                <w:vMerge/>
                <w:tcBorders>
                  <w:left w:val="single" w:sz="2" w:space="0" w:color="999999"/>
                  <w:bottom w:val="single" w:sz="8" w:space="0" w:color="999999"/>
                  <w:right w:val="single" w:sz="8" w:space="0" w:color="999999"/>
                </w:tcBorders>
                <w:vAlign w:val="center"/>
              </w:tcPr>
              <w:p w14:paraId="4A9E854A"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6" w:space="0" w:color="999999"/>
                  <w:right w:val="single" w:sz="6" w:space="0" w:color="999999"/>
                </w:tcBorders>
                <w:tcMar>
                  <w:top w:w="0" w:type="dxa"/>
                  <w:left w:w="70" w:type="dxa"/>
                  <w:bottom w:w="0" w:type="dxa"/>
                  <w:right w:w="70" w:type="dxa"/>
                </w:tcMar>
                <w:vAlign w:val="center"/>
              </w:tcPr>
              <w:p w14:paraId="3E6C54D4"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NOMBRE DEL EXPEDIENTE O DEL  DOCUMENTO</w:t>
                </w:r>
              </w:p>
            </w:tc>
            <w:tc>
              <w:tcPr>
                <w:tcW w:w="3045" w:type="dxa"/>
                <w:gridSpan w:val="2"/>
                <w:tcBorders>
                  <w:top w:val="single" w:sz="6"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5CFF26E6"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r>
                  <w:rPr>
                    <w:rFonts w:ascii="Copperplate Gothic Light" w:eastAsia="Calibri" w:hAnsi="Copperplate Gothic Light"/>
                    <w:color w:val="808080"/>
                    <w:sz w:val="12"/>
                    <w:szCs w:val="12"/>
                    <w:lang w:val="es-MX" w:eastAsia="en-US"/>
                  </w:rPr>
                  <w:t>FID. 2223.- MUSEO INTERNACIONAL DEL BARROCO</w:t>
                </w:r>
              </w:p>
            </w:tc>
          </w:tr>
          <w:tr w:rsidR="00E360AC" w:rsidRPr="00894C72" w14:paraId="2336E7FA" w14:textId="77777777" w:rsidTr="002E1CA0">
            <w:trPr>
              <w:cantSplit/>
            </w:trPr>
            <w:tc>
              <w:tcPr>
                <w:tcW w:w="1488" w:type="dxa"/>
                <w:vMerge/>
                <w:tcBorders>
                  <w:left w:val="single" w:sz="2" w:space="0" w:color="999999"/>
                  <w:bottom w:val="single" w:sz="8" w:space="0" w:color="999999"/>
                  <w:right w:val="single" w:sz="8" w:space="0" w:color="999999"/>
                </w:tcBorders>
                <w:vAlign w:val="center"/>
              </w:tcPr>
              <w:p w14:paraId="4221EFEB"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6" w:space="0" w:color="999999"/>
                  <w:right w:val="single" w:sz="6" w:space="0" w:color="999999"/>
                </w:tcBorders>
                <w:tcMar>
                  <w:top w:w="0" w:type="dxa"/>
                  <w:left w:w="70" w:type="dxa"/>
                  <w:bottom w:w="0" w:type="dxa"/>
                  <w:right w:w="70" w:type="dxa"/>
                </w:tcMar>
                <w:vAlign w:val="center"/>
              </w:tcPr>
              <w:p w14:paraId="2AFDECD4" w14:textId="77777777" w:rsidR="00E360AC" w:rsidRPr="00894C72" w:rsidRDefault="00E360AC" w:rsidP="00894C72">
                <w:pPr>
                  <w:keepNext/>
                  <w:spacing w:before="20" w:after="20"/>
                  <w:jc w:val="both"/>
                  <w:outlineLvl w:val="6"/>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PARTES RESERVADAS </w:t>
                </w:r>
              </w:p>
            </w:tc>
            <w:tc>
              <w:tcPr>
                <w:tcW w:w="529" w:type="dxa"/>
                <w:tcBorders>
                  <w:top w:val="single" w:sz="6"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6A734E6A"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100%</w:t>
                </w:r>
              </w:p>
            </w:tc>
            <w:tc>
              <w:tcPr>
                <w:tcW w:w="2516" w:type="dxa"/>
                <w:tcBorders>
                  <w:top w:val="single" w:sz="6" w:space="0" w:color="999999"/>
                  <w:left w:val="single" w:sz="6" w:space="0" w:color="999999"/>
                  <w:bottom w:val="single" w:sz="6" w:space="0" w:color="999999"/>
                  <w:right w:val="single" w:sz="8" w:space="0" w:color="999999"/>
                </w:tcBorders>
                <w:vAlign w:val="center"/>
              </w:tcPr>
              <w:p w14:paraId="64942AB2"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 NÚMERO DE FOJAS  </w:t>
                </w:r>
                <w:r>
                  <w:rPr>
                    <w:rFonts w:ascii="Copperplate Gothic Light" w:eastAsia="Calibri" w:hAnsi="Copperplate Gothic Light"/>
                    <w:color w:val="808080"/>
                    <w:sz w:val="12"/>
                    <w:szCs w:val="12"/>
                    <w:lang w:val="es-MX" w:eastAsia="en-US"/>
                  </w:rPr>
                  <w:t>___</w:t>
                </w:r>
              </w:p>
            </w:tc>
          </w:tr>
          <w:tr w:rsidR="00E360AC" w:rsidRPr="00894C72" w14:paraId="333B3DFE" w14:textId="77777777" w:rsidTr="002E1CA0">
            <w:trPr>
              <w:cantSplit/>
            </w:trPr>
            <w:tc>
              <w:tcPr>
                <w:tcW w:w="1488" w:type="dxa"/>
                <w:vMerge/>
                <w:tcBorders>
                  <w:left w:val="single" w:sz="2" w:space="0" w:color="999999"/>
                  <w:bottom w:val="single" w:sz="8" w:space="0" w:color="999999"/>
                  <w:right w:val="single" w:sz="8" w:space="0" w:color="999999"/>
                </w:tcBorders>
                <w:vAlign w:val="center"/>
              </w:tcPr>
              <w:p w14:paraId="0C6E1839"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6" w:space="0" w:color="999999"/>
                  <w:right w:val="single" w:sz="6" w:space="0" w:color="999999"/>
                </w:tcBorders>
                <w:tcMar>
                  <w:top w:w="0" w:type="dxa"/>
                  <w:left w:w="70" w:type="dxa"/>
                  <w:bottom w:w="0" w:type="dxa"/>
                  <w:right w:w="70" w:type="dxa"/>
                </w:tcMar>
                <w:vAlign w:val="center"/>
              </w:tcPr>
              <w:p w14:paraId="76A3F13C"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PERÍODO DE RESERVA </w:t>
                </w:r>
              </w:p>
            </w:tc>
            <w:tc>
              <w:tcPr>
                <w:tcW w:w="3045" w:type="dxa"/>
                <w:gridSpan w:val="2"/>
                <w:tcBorders>
                  <w:top w:val="single" w:sz="6"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0A6A8349"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12 años</w:t>
                </w:r>
              </w:p>
            </w:tc>
          </w:tr>
          <w:tr w:rsidR="00E360AC" w:rsidRPr="00894C72" w14:paraId="18EDCFA3" w14:textId="77777777" w:rsidTr="002E1CA0">
            <w:trPr>
              <w:cantSplit/>
            </w:trPr>
            <w:tc>
              <w:tcPr>
                <w:tcW w:w="1488" w:type="dxa"/>
                <w:vMerge/>
                <w:tcBorders>
                  <w:left w:val="single" w:sz="2" w:space="0" w:color="999999"/>
                  <w:bottom w:val="single" w:sz="8" w:space="0" w:color="999999"/>
                  <w:right w:val="single" w:sz="8" w:space="0" w:color="999999"/>
                </w:tcBorders>
                <w:vAlign w:val="center"/>
              </w:tcPr>
              <w:p w14:paraId="02C61524"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6" w:space="0" w:color="999999"/>
                  <w:right w:val="single" w:sz="6" w:space="0" w:color="999999"/>
                </w:tcBorders>
                <w:tcMar>
                  <w:top w:w="0" w:type="dxa"/>
                  <w:left w:w="70" w:type="dxa"/>
                  <w:bottom w:w="0" w:type="dxa"/>
                  <w:right w:w="70" w:type="dxa"/>
                </w:tcMar>
                <w:vAlign w:val="center"/>
              </w:tcPr>
              <w:p w14:paraId="0425ADB8"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FUNDAMENTO LEGAL</w:t>
                </w:r>
              </w:p>
            </w:tc>
            <w:tc>
              <w:tcPr>
                <w:tcW w:w="3045" w:type="dxa"/>
                <w:gridSpan w:val="2"/>
                <w:tcBorders>
                  <w:top w:val="single" w:sz="6"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348622B2" w14:textId="77777777" w:rsidR="00E360AC" w:rsidRPr="00894C72" w:rsidRDefault="00E360AC" w:rsidP="00894C72">
                <w:pPr>
                  <w:widowControl w:val="0"/>
                  <w:spacing w:before="20" w:after="20"/>
                  <w:jc w:val="both"/>
                  <w:rPr>
                    <w:rFonts w:ascii="Calisto MT" w:eastAsia="Calibri" w:hAnsi="Calisto MT"/>
                    <w:color w:val="808080"/>
                    <w:sz w:val="12"/>
                    <w:szCs w:val="12"/>
                    <w:lang w:val="es-MX" w:eastAsia="en-US"/>
                  </w:rPr>
                </w:pPr>
                <w:r w:rsidRPr="00EA794D">
                  <w:rPr>
                    <w:rFonts w:ascii="Copperplate Gothic Light" w:eastAsia="SimSun" w:hAnsi="Copperplate Gothic Light"/>
                    <w:color w:val="808080"/>
                    <w:sz w:val="12"/>
                    <w:szCs w:val="20"/>
                    <w:lang w:val="es-MX"/>
                  </w:rPr>
                  <w:t xml:space="preserve">Artículo 142 de la Ley de Instituciones de Crédito, Artículo </w:t>
                </w:r>
                <w:smartTag w:uri="urn:schemas-microsoft-com:office:smarttags" w:element="metricconverter">
                  <w:smartTagPr>
                    <w:attr w:name="ProductID" w:val="14, f"/>
                  </w:smartTagPr>
                  <w:r w:rsidRPr="00EA794D">
                    <w:rPr>
                      <w:rFonts w:ascii="Copperplate Gothic Light" w:eastAsia="SimSun" w:hAnsi="Copperplate Gothic Light"/>
                      <w:color w:val="808080"/>
                      <w:sz w:val="12"/>
                      <w:szCs w:val="20"/>
                      <w:lang w:val="es-MX"/>
                    </w:rPr>
                    <w:t>14, f</w:t>
                  </w:r>
                </w:smartTag>
                <w:r w:rsidRPr="00EA794D">
                  <w:rPr>
                    <w:rFonts w:ascii="Copperplate Gothic Light" w:eastAsia="SimSun" w:hAnsi="Copperplate Gothic Light"/>
                    <w:color w:val="808080"/>
                    <w:sz w:val="12"/>
                    <w:szCs w:val="20"/>
                    <w:lang w:val="es-MX"/>
                  </w:rPr>
                  <w:t>racciones I y II de la Ley Federal de Transparencia</w:t>
                </w:r>
              </w:p>
            </w:tc>
          </w:tr>
          <w:tr w:rsidR="00E360AC" w:rsidRPr="00894C72" w14:paraId="3671ABE0" w14:textId="77777777" w:rsidTr="002E1CA0">
            <w:trPr>
              <w:cantSplit/>
            </w:trPr>
            <w:tc>
              <w:tcPr>
                <w:tcW w:w="1488" w:type="dxa"/>
                <w:vMerge/>
                <w:tcBorders>
                  <w:left w:val="single" w:sz="2" w:space="0" w:color="999999"/>
                  <w:bottom w:val="single" w:sz="8" w:space="0" w:color="999999"/>
                  <w:right w:val="single" w:sz="8" w:space="0" w:color="999999"/>
                </w:tcBorders>
                <w:vAlign w:val="center"/>
              </w:tcPr>
              <w:p w14:paraId="764367A8"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6" w:space="0" w:color="999999"/>
                  <w:right w:val="single" w:sz="6" w:space="0" w:color="999999"/>
                </w:tcBorders>
                <w:tcMar>
                  <w:top w:w="0" w:type="dxa"/>
                  <w:left w:w="70" w:type="dxa"/>
                  <w:bottom w:w="0" w:type="dxa"/>
                  <w:right w:w="70" w:type="dxa"/>
                </w:tcMar>
                <w:vAlign w:val="center"/>
              </w:tcPr>
              <w:p w14:paraId="12EC8C83"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AMPLIACIÓN DEL PERIODO DE RESERVA</w:t>
                </w:r>
              </w:p>
            </w:tc>
            <w:tc>
              <w:tcPr>
                <w:tcW w:w="529" w:type="dxa"/>
                <w:tcBorders>
                  <w:top w:val="single" w:sz="6" w:space="0" w:color="999999"/>
                  <w:left w:val="single" w:sz="6" w:space="0" w:color="999999"/>
                  <w:bottom w:val="single" w:sz="6" w:space="0" w:color="999999"/>
                  <w:right w:val="single" w:sz="8" w:space="0" w:color="999999"/>
                </w:tcBorders>
                <w:tcMar>
                  <w:top w:w="0" w:type="dxa"/>
                  <w:left w:w="70" w:type="dxa"/>
                  <w:bottom w:w="0" w:type="dxa"/>
                  <w:right w:w="70" w:type="dxa"/>
                </w:tcMar>
                <w:vAlign w:val="center"/>
              </w:tcPr>
              <w:p w14:paraId="17D72BD3"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p>
            </w:tc>
            <w:tc>
              <w:tcPr>
                <w:tcW w:w="2516" w:type="dxa"/>
                <w:tcBorders>
                  <w:top w:val="single" w:sz="6" w:space="0" w:color="999999"/>
                  <w:left w:val="single" w:sz="6" w:space="0" w:color="999999"/>
                  <w:bottom w:val="single" w:sz="6" w:space="0" w:color="999999"/>
                  <w:right w:val="single" w:sz="8" w:space="0" w:color="999999"/>
                </w:tcBorders>
                <w:vAlign w:val="center"/>
              </w:tcPr>
              <w:p w14:paraId="34B8F3E7" w14:textId="77777777" w:rsidR="00E360AC" w:rsidRPr="00894C72" w:rsidRDefault="00E360AC" w:rsidP="00894C72">
                <w:pPr>
                  <w:widowControl w:val="0"/>
                  <w:spacing w:before="20" w:after="20"/>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 FECHA DE AMPLIACIÓN  </w:t>
                </w:r>
              </w:p>
            </w:tc>
          </w:tr>
          <w:tr w:rsidR="00E360AC" w:rsidRPr="00894C72" w14:paraId="788A1752" w14:textId="77777777" w:rsidTr="002E1CA0">
            <w:trPr>
              <w:cantSplit/>
              <w:trHeight w:val="586"/>
            </w:trPr>
            <w:tc>
              <w:tcPr>
                <w:tcW w:w="1488" w:type="dxa"/>
                <w:vMerge/>
                <w:tcBorders>
                  <w:left w:val="single" w:sz="2" w:space="0" w:color="999999"/>
                  <w:bottom w:val="single" w:sz="8" w:space="0" w:color="999999"/>
                  <w:right w:val="single" w:sz="8" w:space="0" w:color="999999"/>
                </w:tcBorders>
                <w:vAlign w:val="center"/>
              </w:tcPr>
              <w:p w14:paraId="41DB8ABD"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thinThickSmallGap" w:sz="18" w:space="0" w:color="C0C0C0"/>
                  <w:right w:val="single" w:sz="6" w:space="0" w:color="999999"/>
                </w:tcBorders>
                <w:tcMar>
                  <w:top w:w="0" w:type="dxa"/>
                  <w:left w:w="70" w:type="dxa"/>
                  <w:bottom w:w="0" w:type="dxa"/>
                  <w:right w:w="70" w:type="dxa"/>
                </w:tcMar>
                <w:vAlign w:val="center"/>
              </w:tcPr>
              <w:p w14:paraId="1E6650C0" w14:textId="77777777" w:rsidR="00E360AC" w:rsidRPr="00894C72" w:rsidRDefault="00E360AC" w:rsidP="00894C72">
                <w:pPr>
                  <w:keepNext/>
                  <w:spacing w:before="120" w:after="120"/>
                  <w:jc w:val="both"/>
                  <w:outlineLvl w:val="6"/>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NOMBRE Y CARGO DEL TITULAR DE LA UNIDAD ADMINISTRATIVA RESPONSABLE DE LA CLASIFICACIÓN </w:t>
                </w:r>
              </w:p>
            </w:tc>
            <w:tc>
              <w:tcPr>
                <w:tcW w:w="3045" w:type="dxa"/>
                <w:gridSpan w:val="2"/>
                <w:tcBorders>
                  <w:top w:val="single" w:sz="6" w:space="0" w:color="999999"/>
                  <w:left w:val="single" w:sz="6" w:space="0" w:color="999999"/>
                  <w:bottom w:val="thinThickSmallGap" w:sz="18" w:space="0" w:color="C0C0C0"/>
                  <w:right w:val="single" w:sz="8" w:space="0" w:color="999999"/>
                </w:tcBorders>
                <w:tcMar>
                  <w:top w:w="0" w:type="dxa"/>
                  <w:left w:w="70" w:type="dxa"/>
                  <w:bottom w:w="0" w:type="dxa"/>
                  <w:right w:w="70" w:type="dxa"/>
                </w:tcMar>
                <w:vAlign w:val="center"/>
              </w:tcPr>
              <w:p w14:paraId="5634924B" w14:textId="77777777" w:rsidR="00E360AC" w:rsidRPr="00894C72" w:rsidRDefault="00E360AC" w:rsidP="00894C72">
                <w:pPr>
                  <w:keepNext/>
                  <w:spacing w:before="20" w:after="20"/>
                  <w:jc w:val="center"/>
                  <w:outlineLvl w:val="6"/>
                  <w:rPr>
                    <w:rFonts w:ascii="Copperplate Gothic Light" w:eastAsia="SimSun" w:hAnsi="Copperplate Gothic Light"/>
                    <w:color w:val="808080"/>
                    <w:sz w:val="12"/>
                    <w:szCs w:val="20"/>
                    <w:lang w:val="es-MX"/>
                  </w:rPr>
                </w:pPr>
              </w:p>
              <w:p w14:paraId="39DD1818" w14:textId="77777777" w:rsidR="00E360AC" w:rsidRPr="00894C72" w:rsidRDefault="00E360AC" w:rsidP="00894C72">
                <w:pPr>
                  <w:keepNext/>
                  <w:spacing w:before="20" w:after="20"/>
                  <w:jc w:val="center"/>
                  <w:outlineLvl w:val="6"/>
                  <w:rPr>
                    <w:rFonts w:ascii="Copperplate Gothic Light" w:eastAsia="SimSun" w:hAnsi="Copperplate Gothic Light"/>
                    <w:color w:val="808080"/>
                    <w:sz w:val="12"/>
                    <w:szCs w:val="20"/>
                    <w:lang w:val="es-MX"/>
                  </w:rPr>
                </w:pPr>
              </w:p>
              <w:p w14:paraId="71F22A2E" w14:textId="77777777" w:rsidR="00E360AC" w:rsidRPr="00894C72" w:rsidRDefault="00E360AC" w:rsidP="00894C72">
                <w:pPr>
                  <w:keepNext/>
                  <w:spacing w:before="20" w:after="20"/>
                  <w:jc w:val="center"/>
                  <w:outlineLvl w:val="6"/>
                  <w:rPr>
                    <w:rFonts w:ascii="Copperplate Gothic Light" w:eastAsia="SimSun" w:hAnsi="Copperplate Gothic Light"/>
                    <w:color w:val="808080"/>
                    <w:sz w:val="12"/>
                    <w:szCs w:val="20"/>
                    <w:lang w:val="es-MX"/>
                  </w:rPr>
                </w:pPr>
                <w:r>
                  <w:rPr>
                    <w:rFonts w:ascii="Copperplate Gothic Light" w:eastAsia="SimSun" w:hAnsi="Copperplate Gothic Light"/>
                    <w:color w:val="808080"/>
                    <w:sz w:val="12"/>
                    <w:szCs w:val="20"/>
                    <w:lang w:val="es-MX"/>
                  </w:rPr>
                  <w:t>LIC. ALEJANDRO BUSTO RODRÍGUEZ</w:t>
                </w:r>
              </w:p>
              <w:p w14:paraId="72492244" w14:textId="77777777" w:rsidR="00E360AC" w:rsidRPr="00894C72" w:rsidRDefault="00E360AC" w:rsidP="00894C72">
                <w:pPr>
                  <w:widowControl w:val="0"/>
                  <w:jc w:val="center"/>
                  <w:rPr>
                    <w:rFonts w:ascii="Copperplate Gothic Light" w:eastAsia="SimSun" w:hAnsi="Copperplate Gothic Light"/>
                    <w:color w:val="808080"/>
                    <w:sz w:val="12"/>
                    <w:szCs w:val="20"/>
                    <w:lang w:val="es-MX"/>
                  </w:rPr>
                </w:pPr>
                <w:r>
                  <w:rPr>
                    <w:rFonts w:ascii="Copperplate Gothic Light" w:eastAsia="SimSun" w:hAnsi="Copperplate Gothic Light"/>
                    <w:color w:val="808080"/>
                    <w:sz w:val="12"/>
                    <w:szCs w:val="20"/>
                    <w:lang w:val="es-MX"/>
                  </w:rPr>
                  <w:t>SUBDIRECTOR DE ADMINISTRACIÓN FIDUCIARIA</w:t>
                </w:r>
              </w:p>
              <w:p w14:paraId="7AB478C5" w14:textId="77777777" w:rsidR="00E360AC" w:rsidRPr="00894C72" w:rsidRDefault="00E360AC" w:rsidP="00894C72">
                <w:pPr>
                  <w:keepNext/>
                  <w:spacing w:before="20" w:after="20"/>
                  <w:jc w:val="center"/>
                  <w:outlineLvl w:val="6"/>
                  <w:rPr>
                    <w:rFonts w:ascii="Copperplate Gothic Light" w:eastAsia="SimSun" w:hAnsi="Copperplate Gothic Light" w:cs="Arial"/>
                    <w:b/>
                    <w:bCs/>
                    <w:color w:val="808080"/>
                    <w:sz w:val="12"/>
                    <w:szCs w:val="12"/>
                    <w:lang w:val="es-MX"/>
                  </w:rPr>
                </w:pPr>
              </w:p>
            </w:tc>
          </w:tr>
          <w:tr w:rsidR="00E360AC" w:rsidRPr="00894C72" w14:paraId="65BB3FE3" w14:textId="77777777" w:rsidTr="002E1CA0">
            <w:trPr>
              <w:cantSplit/>
              <w:trHeight w:val="92"/>
            </w:trPr>
            <w:tc>
              <w:tcPr>
                <w:tcW w:w="1488" w:type="dxa"/>
                <w:vMerge/>
                <w:tcBorders>
                  <w:left w:val="single" w:sz="2" w:space="0" w:color="999999"/>
                  <w:bottom w:val="single" w:sz="8" w:space="0" w:color="999999"/>
                  <w:right w:val="single" w:sz="8" w:space="0" w:color="999999"/>
                </w:tcBorders>
                <w:vAlign w:val="center"/>
              </w:tcPr>
              <w:p w14:paraId="64ADAB6F"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thinThickSmallGap" w:sz="18" w:space="0" w:color="C0C0C0"/>
                  <w:left w:val="nil"/>
                  <w:bottom w:val="single" w:sz="6" w:space="0" w:color="999999"/>
                  <w:right w:val="single" w:sz="6" w:space="0" w:color="999999"/>
                </w:tcBorders>
                <w:tcMar>
                  <w:top w:w="0" w:type="dxa"/>
                  <w:left w:w="70" w:type="dxa"/>
                  <w:bottom w:w="0" w:type="dxa"/>
                  <w:right w:w="70" w:type="dxa"/>
                </w:tcMar>
                <w:vAlign w:val="center"/>
              </w:tcPr>
              <w:p w14:paraId="7596AAE5" w14:textId="77777777" w:rsidR="00E360AC" w:rsidRPr="00894C72" w:rsidRDefault="00E360AC" w:rsidP="00894C72">
                <w:pPr>
                  <w:widowControl w:val="0"/>
                  <w:spacing w:before="20" w:after="20"/>
                  <w:jc w:val="both"/>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FECHA DE DESCLASIFICACIÓN   </w:t>
                </w:r>
              </w:p>
            </w:tc>
            <w:tc>
              <w:tcPr>
                <w:tcW w:w="3045" w:type="dxa"/>
                <w:gridSpan w:val="2"/>
                <w:tcBorders>
                  <w:top w:val="thinThickSmallGap" w:sz="18" w:space="0" w:color="C0C0C0"/>
                  <w:left w:val="single" w:sz="6" w:space="0" w:color="999999"/>
                  <w:bottom w:val="single" w:sz="6" w:space="0" w:color="999999"/>
                  <w:right w:val="single" w:sz="8" w:space="0" w:color="999999"/>
                </w:tcBorders>
                <w:tcMar>
                  <w:top w:w="0" w:type="dxa"/>
                  <w:left w:w="70" w:type="dxa"/>
                  <w:bottom w:w="0" w:type="dxa"/>
                  <w:right w:w="70" w:type="dxa"/>
                </w:tcMar>
                <w:vAlign w:val="center"/>
              </w:tcPr>
              <w:p w14:paraId="302710C6" w14:textId="77777777" w:rsidR="00E360AC" w:rsidRPr="00894C72" w:rsidRDefault="00E360AC" w:rsidP="00894C72">
                <w:pPr>
                  <w:widowControl w:val="0"/>
                  <w:spacing w:before="20" w:after="20"/>
                  <w:rPr>
                    <w:rFonts w:ascii="Calisto MT" w:eastAsia="Calibri" w:hAnsi="Calisto MT"/>
                    <w:color w:val="808080"/>
                    <w:sz w:val="12"/>
                    <w:szCs w:val="12"/>
                    <w:lang w:val="es-MX" w:eastAsia="en-US"/>
                  </w:rPr>
                </w:pPr>
              </w:p>
            </w:tc>
          </w:tr>
          <w:tr w:rsidR="00E360AC" w:rsidRPr="00894C72" w14:paraId="5B08B7B4" w14:textId="77777777" w:rsidTr="002E1CA0">
            <w:trPr>
              <w:cantSplit/>
              <w:trHeight w:val="40"/>
            </w:trPr>
            <w:tc>
              <w:tcPr>
                <w:tcW w:w="1488" w:type="dxa"/>
                <w:vMerge/>
                <w:tcBorders>
                  <w:left w:val="single" w:sz="2" w:space="0" w:color="999999"/>
                  <w:bottom w:val="single" w:sz="8" w:space="0" w:color="999999"/>
                  <w:right w:val="single" w:sz="8" w:space="0" w:color="999999"/>
                </w:tcBorders>
                <w:vAlign w:val="center"/>
              </w:tcPr>
              <w:p w14:paraId="5B8EDE00" w14:textId="77777777" w:rsidR="00E360AC" w:rsidRPr="00894C72" w:rsidRDefault="00E360AC" w:rsidP="00894C72">
                <w:pPr>
                  <w:widowControl w:val="0"/>
                  <w:rPr>
                    <w:rFonts w:ascii="Copperplate Gothic Light" w:eastAsia="Calibri" w:hAnsi="Copperplate Gothic Light"/>
                    <w:b/>
                    <w:bCs/>
                    <w:color w:val="999999"/>
                    <w:sz w:val="14"/>
                    <w:szCs w:val="14"/>
                    <w:lang w:val="es-MX" w:eastAsia="en-US"/>
                  </w:rPr>
                </w:pPr>
              </w:p>
            </w:tc>
            <w:tc>
              <w:tcPr>
                <w:tcW w:w="2951" w:type="dxa"/>
                <w:tcBorders>
                  <w:top w:val="single" w:sz="6" w:space="0" w:color="999999"/>
                  <w:left w:val="nil"/>
                  <w:bottom w:val="single" w:sz="8" w:space="0" w:color="999999"/>
                  <w:right w:val="single" w:sz="6" w:space="0" w:color="999999"/>
                </w:tcBorders>
                <w:tcMar>
                  <w:top w:w="0" w:type="dxa"/>
                  <w:left w:w="70" w:type="dxa"/>
                  <w:bottom w:w="0" w:type="dxa"/>
                  <w:right w:w="70" w:type="dxa"/>
                </w:tcMar>
                <w:vAlign w:val="center"/>
              </w:tcPr>
              <w:p w14:paraId="12E78D7B" w14:textId="77777777" w:rsidR="00E360AC" w:rsidRPr="00894C72" w:rsidRDefault="00E360AC" w:rsidP="00894C72">
                <w:pPr>
                  <w:keepNext/>
                  <w:spacing w:before="120" w:after="120"/>
                  <w:jc w:val="both"/>
                  <w:outlineLvl w:val="6"/>
                  <w:rPr>
                    <w:rFonts w:ascii="Copperplate Gothic Light" w:eastAsia="Calibri" w:hAnsi="Copperplate Gothic Light"/>
                    <w:color w:val="808080"/>
                    <w:sz w:val="12"/>
                    <w:szCs w:val="12"/>
                    <w:lang w:val="es-MX" w:eastAsia="en-US"/>
                  </w:rPr>
                </w:pPr>
                <w:r w:rsidRPr="00894C72">
                  <w:rPr>
                    <w:rFonts w:ascii="Copperplate Gothic Light" w:eastAsia="Calibri" w:hAnsi="Copperplate Gothic Light"/>
                    <w:color w:val="808080"/>
                    <w:sz w:val="12"/>
                    <w:szCs w:val="12"/>
                    <w:lang w:val="es-MX" w:eastAsia="en-US"/>
                  </w:rPr>
                  <w:t xml:space="preserve">NOMBRE Y CARGO DEL TITULAR DE LA UNIDAD ADMINISTRATIVA RESPONSABLE DE LA DESCLASIFICACIÓN </w:t>
                </w:r>
              </w:p>
            </w:tc>
            <w:tc>
              <w:tcPr>
                <w:tcW w:w="3045" w:type="dxa"/>
                <w:gridSpan w:val="2"/>
                <w:tcBorders>
                  <w:top w:val="single" w:sz="6" w:space="0" w:color="999999"/>
                  <w:left w:val="single" w:sz="6" w:space="0" w:color="999999"/>
                  <w:bottom w:val="single" w:sz="8" w:space="0" w:color="999999"/>
                  <w:right w:val="single" w:sz="8" w:space="0" w:color="999999"/>
                </w:tcBorders>
                <w:tcMar>
                  <w:top w:w="0" w:type="dxa"/>
                  <w:left w:w="70" w:type="dxa"/>
                  <w:bottom w:w="0" w:type="dxa"/>
                  <w:right w:w="70" w:type="dxa"/>
                </w:tcMar>
                <w:vAlign w:val="center"/>
              </w:tcPr>
              <w:p w14:paraId="582B553D" w14:textId="77777777" w:rsidR="00E360AC" w:rsidRPr="00894C72" w:rsidRDefault="00E360AC" w:rsidP="00894C72">
                <w:pPr>
                  <w:keepNext/>
                  <w:spacing w:before="120" w:after="120"/>
                  <w:jc w:val="center"/>
                  <w:outlineLvl w:val="6"/>
                  <w:rPr>
                    <w:rFonts w:ascii="Copperplate Gothic Light" w:eastAsia="SimSun" w:hAnsi="Copperplate Gothic Light"/>
                    <w:color w:val="808080"/>
                    <w:sz w:val="12"/>
                    <w:szCs w:val="20"/>
                    <w:lang w:val="es-MX"/>
                  </w:rPr>
                </w:pPr>
              </w:p>
              <w:p w14:paraId="1171EFC9" w14:textId="77777777" w:rsidR="00E360AC" w:rsidRPr="00894C72" w:rsidRDefault="00E360AC" w:rsidP="00894C72">
                <w:pPr>
                  <w:keepNext/>
                  <w:spacing w:before="120" w:after="120"/>
                  <w:jc w:val="center"/>
                  <w:outlineLvl w:val="6"/>
                  <w:rPr>
                    <w:rFonts w:ascii="Copperplate Gothic Light" w:eastAsia="SimSun" w:hAnsi="Copperplate Gothic Light"/>
                    <w:color w:val="808080"/>
                    <w:sz w:val="12"/>
                    <w:szCs w:val="20"/>
                    <w:lang w:val="es-MX"/>
                  </w:rPr>
                </w:pPr>
                <w:r w:rsidRPr="00894C72">
                  <w:rPr>
                    <w:rFonts w:ascii="Copperplate Gothic Light" w:eastAsia="SimSun" w:hAnsi="Copperplate Gothic Light"/>
                    <w:color w:val="808080"/>
                    <w:sz w:val="12"/>
                    <w:szCs w:val="20"/>
                    <w:lang w:val="es-MX"/>
                  </w:rPr>
                  <w:t>FIRMA</w:t>
                </w:r>
              </w:p>
            </w:tc>
          </w:tr>
        </w:tbl>
        <w:p w14:paraId="787C4B61"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p>
        <w:p w14:paraId="5364C405"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r w:rsidRPr="00894C72">
            <w:rPr>
              <w:rFonts w:ascii="Calibri" w:eastAsia="Calibri" w:hAnsi="Calibri"/>
              <w:i/>
              <w:noProof/>
              <w:sz w:val="22"/>
              <w:szCs w:val="22"/>
              <w:lang w:val="es-MX" w:eastAsia="es-MX"/>
            </w:rPr>
            <w:drawing>
              <wp:inline distT="0" distB="0" distL="0" distR="0" wp14:anchorId="74177C0F" wp14:editId="43FF47E8">
                <wp:extent cx="1419225" cy="50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9225" cy="504825"/>
                        </a:xfrm>
                        <a:prstGeom prst="rect">
                          <a:avLst/>
                        </a:prstGeom>
                        <a:noFill/>
                        <a:ln>
                          <a:noFill/>
                        </a:ln>
                      </pic:spPr>
                    </pic:pic>
                  </a:graphicData>
                </a:graphic>
              </wp:inline>
            </w:drawing>
          </w:r>
        </w:p>
        <w:p w14:paraId="5BC0D05A"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p>
        <w:p w14:paraId="0F05F30D"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p>
        <w:p w14:paraId="7249F1D7"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r w:rsidRPr="00894C72">
            <w:rPr>
              <w:rFonts w:ascii="Calibri" w:eastAsia="Calibri" w:hAnsi="Calibri"/>
              <w:i/>
              <w:noProof/>
              <w:sz w:val="22"/>
              <w:szCs w:val="22"/>
              <w:lang w:val="es-MX" w:eastAsia="es-MX"/>
            </w:rPr>
            <w:drawing>
              <wp:inline distT="0" distB="0" distL="0" distR="0" wp14:anchorId="33765DE2" wp14:editId="5EFC6F55">
                <wp:extent cx="1228725" cy="446405"/>
                <wp:effectExtent l="0" t="0" r="9525" b="0"/>
                <wp:docPr id="5" name="Imagen 5" descr="H:\0001 Comunicación 2013\02. Imagen Banobras\Logo\Logos Efrén\Logos intranet\Logo Banobras con Razón 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0001 Comunicación 2013\02. Imagen Banobras\Logo\Logos Efrén\Logos intranet\Logo Banobras con Razón Social.jpg"/>
                        <pic:cNvPicPr>
                          <a:picLocks noChangeAspect="1" noChangeArrowheads="1"/>
                        </pic:cNvPicPr>
                      </pic:nvPicPr>
                      <pic:blipFill>
                        <a:blip r:embed="rId3">
                          <a:extLst>
                            <a:ext uri="{28A0092B-C50C-407E-A947-70E740481C1C}">
                              <a14:useLocalDpi xmlns:a14="http://schemas.microsoft.com/office/drawing/2010/main" val="0"/>
                            </a:ext>
                          </a:extLst>
                        </a:blip>
                        <a:srcRect l="9880" t="29781" r="10915" b="31654"/>
                        <a:stretch>
                          <a:fillRect/>
                        </a:stretch>
                      </pic:blipFill>
                      <pic:spPr bwMode="auto">
                        <a:xfrm>
                          <a:off x="0" y="0"/>
                          <a:ext cx="1228725" cy="446405"/>
                        </a:xfrm>
                        <a:prstGeom prst="rect">
                          <a:avLst/>
                        </a:prstGeom>
                        <a:noFill/>
                        <a:ln>
                          <a:noFill/>
                        </a:ln>
                      </pic:spPr>
                    </pic:pic>
                  </a:graphicData>
                </a:graphic>
              </wp:inline>
            </w:drawing>
          </w:r>
        </w:p>
        <w:p w14:paraId="19CFC72F"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p>
        <w:p w14:paraId="53191623"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p>
        <w:p w14:paraId="0473222C" w14:textId="77777777" w:rsidR="00E360AC" w:rsidRPr="00894C72" w:rsidRDefault="00E360AC" w:rsidP="00894C72">
          <w:pPr>
            <w:widowControl w:val="0"/>
            <w:tabs>
              <w:tab w:val="center" w:pos="4252"/>
              <w:tab w:val="right" w:pos="8504"/>
            </w:tabs>
            <w:rPr>
              <w:rFonts w:ascii="Calibri" w:eastAsia="Calibri" w:hAnsi="Calibri"/>
              <w:i/>
              <w:sz w:val="22"/>
              <w:szCs w:val="22"/>
              <w:lang w:val="en-US" w:eastAsia="en-US"/>
            </w:rPr>
          </w:pPr>
        </w:p>
        <w:p w14:paraId="4FF2A336" w14:textId="77777777" w:rsidR="00E360AC" w:rsidRPr="00894C72" w:rsidRDefault="00E360AC" w:rsidP="00894C72">
          <w:pPr>
            <w:widowControl w:val="0"/>
            <w:tabs>
              <w:tab w:val="center" w:pos="4252"/>
              <w:tab w:val="right" w:pos="8504"/>
            </w:tabs>
            <w:rPr>
              <w:rFonts w:ascii="Calibri" w:eastAsia="Calibri" w:hAnsi="Calibri"/>
              <w:sz w:val="22"/>
              <w:szCs w:val="22"/>
              <w:lang w:val="en-US" w:eastAsia="en-US"/>
            </w:rPr>
          </w:pPr>
        </w:p>
      </w:tc>
    </w:tr>
  </w:tbl>
  <w:p w14:paraId="144A2BCE" w14:textId="77777777" w:rsidR="00E360AC" w:rsidRDefault="00E360AC">
    <w:pPr>
      <w:pStyle w:val="Encabezado"/>
    </w:pPr>
    <w:r>
      <w:rPr>
        <w:rFonts w:ascii="Copperplate Gothic Light" w:hAnsi="Copperplate Gothic Light"/>
        <w:noProof/>
        <w:color w:val="999999"/>
        <w:sz w:val="14"/>
        <w:szCs w:val="14"/>
        <w:lang w:val="es-MX" w:eastAsia="es-MX"/>
      </w:rPr>
      <w:drawing>
        <wp:anchor distT="0" distB="0" distL="114300" distR="114300" simplePos="0" relativeHeight="251663360" behindDoc="1" locked="0" layoutInCell="0" allowOverlap="1" wp14:anchorId="1547ED9E" wp14:editId="037382CB">
          <wp:simplePos x="0" y="0"/>
          <wp:positionH relativeFrom="margin">
            <wp:posOffset>24079</wp:posOffset>
          </wp:positionH>
          <wp:positionV relativeFrom="margin">
            <wp:posOffset>-1964868</wp:posOffset>
          </wp:positionV>
          <wp:extent cx="6236970" cy="8071485"/>
          <wp:effectExtent l="0" t="0" r="0" b="0"/>
          <wp:wrapNone/>
          <wp:docPr id="11" name="Imagen 11" descr="hoja_carta_fon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ja_carta_fondo2"/>
                  <pic:cNvPicPr>
                    <a:picLocks noChangeAspect="1" noChangeArrowheads="1"/>
                  </pic:cNvPicPr>
                </pic:nvPicPr>
                <pic:blipFill>
                  <a:blip r:embed="rId4">
                    <a:lum bright="70000" contrast="-70000"/>
                    <a:extLst>
                      <a:ext uri="{28A0092B-C50C-407E-A947-70E740481C1C}">
                        <a14:useLocalDpi xmlns:a14="http://schemas.microsoft.com/office/drawing/2010/main" val="0"/>
                      </a:ext>
                    </a:extLst>
                  </a:blip>
                  <a:srcRect/>
                  <a:stretch>
                    <a:fillRect/>
                  </a:stretch>
                </pic:blipFill>
                <pic:spPr bwMode="auto">
                  <a:xfrm>
                    <a:off x="0" y="0"/>
                    <a:ext cx="6236970" cy="807148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numFmt w:val="bullet"/>
      <w:lvlText w:val=""/>
      <w:lvlJc w:val="left"/>
      <w:pPr>
        <w:tabs>
          <w:tab w:val="num" w:pos="1135"/>
        </w:tabs>
        <w:ind w:left="1135" w:hanging="283"/>
      </w:pPr>
      <w:rPr>
        <w:rFonts w:ascii="Symbol" w:hAnsi="Symbol"/>
        <w:b/>
        <w:i w:val="0"/>
        <w:caps w:val="0"/>
        <w:smallCaps w:val="0"/>
        <w:strike w:val="0"/>
        <w:dstrike w:val="0"/>
        <w:vanish w:val="0"/>
        <w:spacing w:val="0"/>
        <w:w w:val="100"/>
        <w:position w:val="0"/>
        <w:sz w:val="24"/>
        <w:vertAlign w:val="baseline"/>
      </w:rPr>
    </w:lvl>
  </w:abstractNum>
  <w:abstractNum w:abstractNumId="1">
    <w:nsid w:val="06995181"/>
    <w:multiLevelType w:val="multilevel"/>
    <w:tmpl w:val="DE480FAA"/>
    <w:lvl w:ilvl="0">
      <w:start w:val="1"/>
      <w:numFmt w:val="upperLetter"/>
      <w:lvlText w:val="%1)."/>
      <w:lvlJc w:val="left"/>
      <w:pPr>
        <w:tabs>
          <w:tab w:val="num" w:pos="1276"/>
        </w:tabs>
        <w:ind w:left="1276" w:hanging="1276"/>
      </w:pPr>
      <w:rPr>
        <w:rFonts w:hint="default"/>
      </w:rPr>
    </w:lvl>
    <w:lvl w:ilvl="1">
      <w:start w:val="1"/>
      <w:numFmt w:val="lowerLetter"/>
      <w:lvlText w:val="%1.%2."/>
      <w:lvlJc w:val="left"/>
      <w:pPr>
        <w:tabs>
          <w:tab w:val="num" w:pos="1276"/>
        </w:tabs>
        <w:ind w:left="1276" w:hanging="709"/>
      </w:pPr>
      <w:rPr>
        <w:rFonts w:hint="default"/>
      </w:rPr>
    </w:lvl>
    <w:lvl w:ilvl="2">
      <w:start w:val="1"/>
      <w:numFmt w:val="lowerRoman"/>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A1E5890"/>
    <w:multiLevelType w:val="hybridMultilevel"/>
    <w:tmpl w:val="5478E112"/>
    <w:lvl w:ilvl="0" w:tplc="EB64179A">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D790D30"/>
    <w:multiLevelType w:val="hybridMultilevel"/>
    <w:tmpl w:val="AF222A30"/>
    <w:lvl w:ilvl="0" w:tplc="EF9855DE">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ED82B65"/>
    <w:multiLevelType w:val="hybridMultilevel"/>
    <w:tmpl w:val="8CA2862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105735"/>
    <w:multiLevelType w:val="hybridMultilevel"/>
    <w:tmpl w:val="2286F9F8"/>
    <w:lvl w:ilvl="0" w:tplc="2662E638">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740741C"/>
    <w:multiLevelType w:val="hybridMultilevel"/>
    <w:tmpl w:val="870A1758"/>
    <w:lvl w:ilvl="0" w:tplc="0632F92E">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986311C"/>
    <w:multiLevelType w:val="multilevel"/>
    <w:tmpl w:val="8F1A45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2B202FA1"/>
    <w:multiLevelType w:val="hybridMultilevel"/>
    <w:tmpl w:val="1430C2A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B9360D3"/>
    <w:multiLevelType w:val="hybridMultilevel"/>
    <w:tmpl w:val="F3943752"/>
    <w:lvl w:ilvl="0" w:tplc="B7DE461E">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8F424BE"/>
    <w:multiLevelType w:val="hybridMultilevel"/>
    <w:tmpl w:val="95EE64BC"/>
    <w:lvl w:ilvl="0" w:tplc="F89C1F12">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9053D81"/>
    <w:multiLevelType w:val="hybridMultilevel"/>
    <w:tmpl w:val="FFDAE6E2"/>
    <w:lvl w:ilvl="0" w:tplc="0BE01536">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A9A6C73"/>
    <w:multiLevelType w:val="hybridMultilevel"/>
    <w:tmpl w:val="8CA28470"/>
    <w:lvl w:ilvl="0" w:tplc="3B64CEAA">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BF96D04"/>
    <w:multiLevelType w:val="hybridMultilevel"/>
    <w:tmpl w:val="AEA47958"/>
    <w:lvl w:ilvl="0" w:tplc="A2D8CA7C">
      <w:start w:val="1"/>
      <w:numFmt w:val="upperLetter"/>
      <w:lvlText w:val="%1)"/>
      <w:lvlJc w:val="left"/>
      <w:pPr>
        <w:ind w:left="720" w:hanging="360"/>
      </w:pPr>
      <w:rPr>
        <w:rFonts w:cs="Times New Roman"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F363814"/>
    <w:multiLevelType w:val="hybridMultilevel"/>
    <w:tmpl w:val="4C467BD2"/>
    <w:lvl w:ilvl="0" w:tplc="937CA392">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21D1DAB"/>
    <w:multiLevelType w:val="hybridMultilevel"/>
    <w:tmpl w:val="BCAE14C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425A2C9B"/>
    <w:multiLevelType w:val="hybridMultilevel"/>
    <w:tmpl w:val="EEFE2FA2"/>
    <w:lvl w:ilvl="0" w:tplc="CE02C106">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BBF1C87"/>
    <w:multiLevelType w:val="hybridMultilevel"/>
    <w:tmpl w:val="221C0B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CFE68A2"/>
    <w:multiLevelType w:val="hybridMultilevel"/>
    <w:tmpl w:val="A57615E2"/>
    <w:lvl w:ilvl="0" w:tplc="AD342DF6">
      <w:start w:val="1"/>
      <w:numFmt w:val="upperRoman"/>
      <w:lvlText w:val="%1."/>
      <w:lvlJc w:val="left"/>
      <w:pPr>
        <w:ind w:left="1080" w:hanging="720"/>
      </w:pPr>
      <w:rPr>
        <w:rFonts w:eastAsia="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A5E1FBE"/>
    <w:multiLevelType w:val="hybridMultilevel"/>
    <w:tmpl w:val="7FB4B5E6"/>
    <w:lvl w:ilvl="0" w:tplc="AACE3C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D6D68CD"/>
    <w:multiLevelType w:val="multilevel"/>
    <w:tmpl w:val="65107B42"/>
    <w:lvl w:ilvl="0">
      <w:numFmt w:val="none"/>
      <w:pStyle w:val="StandardL2"/>
      <w:lvlText w:val=""/>
      <w:lvlJc w:val="left"/>
      <w:pPr>
        <w:tabs>
          <w:tab w:val="num" w:pos="360"/>
        </w:tabs>
      </w:pPr>
      <w:rPr>
        <w:rFonts w:cs="Times New Roman"/>
      </w:rPr>
    </w:lvl>
    <w:lvl w:ilvl="1">
      <w:start w:val="1"/>
      <w:numFmt w:val="lowerLetter"/>
      <w:pStyle w:val="StandardL3"/>
      <w:lvlText w:val="(%2)"/>
      <w:lvlJc w:val="left"/>
      <w:pPr>
        <w:tabs>
          <w:tab w:val="num" w:pos="2160"/>
        </w:tabs>
        <w:ind w:firstLine="1440"/>
      </w:pPr>
      <w:rPr>
        <w:rFonts w:ascii="Times New Roman" w:hAnsi="Times New Roman" w:cs="Times New Roman"/>
        <w:b/>
        <w:i w:val="0"/>
        <w:caps w:val="0"/>
        <w:color w:val="auto"/>
        <w:sz w:val="24"/>
        <w:u w:val="none"/>
      </w:rPr>
    </w:lvl>
    <w:lvl w:ilvl="2">
      <w:start w:val="1"/>
      <w:numFmt w:val="lowerRoman"/>
      <w:pStyle w:val="StandardL4"/>
      <w:lvlText w:val="(%3)"/>
      <w:lvlJc w:val="left"/>
      <w:pPr>
        <w:tabs>
          <w:tab w:val="num" w:pos="2160"/>
        </w:tabs>
        <w:ind w:left="720" w:firstLine="720"/>
      </w:pPr>
      <w:rPr>
        <w:rFonts w:ascii="Times New Roman" w:hAnsi="Times New Roman" w:cs="Times New Roman"/>
        <w:b/>
        <w:i w:val="0"/>
        <w:caps w:val="0"/>
        <w:color w:val="auto"/>
        <w:sz w:val="24"/>
        <w:u w:val="none"/>
      </w:rPr>
    </w:lvl>
    <w:lvl w:ilvl="3">
      <w:start w:val="1"/>
      <w:numFmt w:val="decimal"/>
      <w:pStyle w:val="StandardL5"/>
      <w:lvlText w:val="(%4)"/>
      <w:lvlJc w:val="left"/>
      <w:pPr>
        <w:tabs>
          <w:tab w:val="num" w:pos="2880"/>
        </w:tabs>
        <w:ind w:firstLine="2160"/>
      </w:pPr>
      <w:rPr>
        <w:rFonts w:ascii="Times New Roman" w:hAnsi="Times New Roman" w:cs="Times New Roman"/>
        <w:b w:val="0"/>
        <w:i w:val="0"/>
        <w:caps w:val="0"/>
        <w:color w:val="auto"/>
        <w:sz w:val="24"/>
        <w:u w:val="none"/>
      </w:rPr>
    </w:lvl>
    <w:lvl w:ilvl="4">
      <w:start w:val="1"/>
      <w:numFmt w:val="lowerLetter"/>
      <w:pStyle w:val="StandardL6"/>
      <w:lvlText w:val="%5."/>
      <w:lvlJc w:val="left"/>
      <w:pPr>
        <w:tabs>
          <w:tab w:val="num" w:pos="3600"/>
        </w:tabs>
        <w:ind w:firstLine="2880"/>
      </w:pPr>
      <w:rPr>
        <w:rFonts w:ascii="Times New Roman" w:hAnsi="Times New Roman" w:cs="Times New Roman"/>
        <w:b w:val="0"/>
        <w:i w:val="0"/>
        <w:caps w:val="0"/>
        <w:color w:val="auto"/>
        <w:sz w:val="24"/>
        <w:u w:val="none"/>
      </w:rPr>
    </w:lvl>
    <w:lvl w:ilvl="5">
      <w:start w:val="1"/>
      <w:numFmt w:val="lowerRoman"/>
      <w:pStyle w:val="StandardL7"/>
      <w:lvlText w:val="%6."/>
      <w:lvlJc w:val="left"/>
      <w:pPr>
        <w:tabs>
          <w:tab w:val="num" w:pos="4320"/>
        </w:tabs>
        <w:ind w:firstLine="3600"/>
      </w:pPr>
      <w:rPr>
        <w:rFonts w:ascii="Times New Roman" w:hAnsi="Times New Roman" w:cs="Times New Roman"/>
        <w:b w:val="0"/>
        <w:i w:val="0"/>
        <w:caps w:val="0"/>
        <w:color w:val="auto"/>
        <w:sz w:val="24"/>
        <w:u w:val="none"/>
      </w:rPr>
    </w:lvl>
    <w:lvl w:ilvl="6">
      <w:start w:val="1"/>
      <w:numFmt w:val="decimal"/>
      <w:pStyle w:val="StandardL8"/>
      <w:lvlText w:val="%7)"/>
      <w:lvlJc w:val="left"/>
      <w:pPr>
        <w:tabs>
          <w:tab w:val="num" w:pos="5040"/>
        </w:tabs>
        <w:ind w:firstLine="4320"/>
      </w:pPr>
      <w:rPr>
        <w:rFonts w:ascii="Times New Roman" w:hAnsi="Times New Roman" w:cs="Times New Roman"/>
        <w:b w:val="0"/>
        <w:i w:val="0"/>
        <w:caps w:val="0"/>
        <w:color w:val="auto"/>
        <w:sz w:val="24"/>
        <w:u w:val="none"/>
      </w:rPr>
    </w:lvl>
    <w:lvl w:ilvl="7">
      <w:start w:val="1"/>
      <w:numFmt w:val="lowerLetter"/>
      <w:pStyle w:val="StandardL9"/>
      <w:lvlText w:val="%8)"/>
      <w:lvlJc w:val="left"/>
      <w:pPr>
        <w:tabs>
          <w:tab w:val="num" w:pos="5760"/>
        </w:tabs>
        <w:ind w:firstLine="5040"/>
      </w:pPr>
      <w:rPr>
        <w:rFonts w:ascii="Times New Roman" w:hAnsi="Times New Roman" w:cs="Times New Roman"/>
        <w:b w:val="0"/>
        <w:i w:val="0"/>
        <w:caps w:val="0"/>
        <w:color w:val="auto"/>
        <w:sz w:val="24"/>
        <w:u w:val="none"/>
      </w:rPr>
    </w:lvl>
    <w:lvl w:ilvl="8">
      <w:start w:val="1"/>
      <w:numFmt w:val="lowerRoman"/>
      <w:lvlText w:val="%9)"/>
      <w:lvlJc w:val="left"/>
      <w:pPr>
        <w:tabs>
          <w:tab w:val="num" w:pos="6480"/>
        </w:tabs>
        <w:ind w:firstLine="5760"/>
      </w:pPr>
      <w:rPr>
        <w:rFonts w:ascii="Times New Roman" w:hAnsi="Times New Roman" w:cs="Times New Roman"/>
        <w:b w:val="0"/>
        <w:i w:val="0"/>
        <w:caps w:val="0"/>
        <w:color w:val="auto"/>
        <w:sz w:val="24"/>
        <w:u w:val="none"/>
      </w:rPr>
    </w:lvl>
  </w:abstractNum>
  <w:abstractNum w:abstractNumId="21">
    <w:nsid w:val="67D77527"/>
    <w:multiLevelType w:val="hybridMultilevel"/>
    <w:tmpl w:val="FEF22C14"/>
    <w:lvl w:ilvl="0" w:tplc="4768D25C">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8E56E90"/>
    <w:multiLevelType w:val="hybridMultilevel"/>
    <w:tmpl w:val="813EBF02"/>
    <w:lvl w:ilvl="0" w:tplc="47F85170">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6E1F74FF"/>
    <w:multiLevelType w:val="hybridMultilevel"/>
    <w:tmpl w:val="D61469EA"/>
    <w:lvl w:ilvl="0" w:tplc="CFEC1C5C">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B314D38"/>
    <w:multiLevelType w:val="hybridMultilevel"/>
    <w:tmpl w:val="C6C2B6DE"/>
    <w:lvl w:ilvl="0" w:tplc="EFF8AC88">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0"/>
  </w:num>
  <w:num w:numId="2">
    <w:abstractNumId w:val="11"/>
  </w:num>
  <w:num w:numId="3">
    <w:abstractNumId w:val="18"/>
  </w:num>
  <w:num w:numId="4">
    <w:abstractNumId w:val="5"/>
  </w:num>
  <w:num w:numId="5">
    <w:abstractNumId w:val="16"/>
  </w:num>
  <w:num w:numId="6">
    <w:abstractNumId w:val="22"/>
  </w:num>
  <w:num w:numId="7">
    <w:abstractNumId w:val="2"/>
  </w:num>
  <w:num w:numId="8">
    <w:abstractNumId w:val="10"/>
  </w:num>
  <w:num w:numId="9">
    <w:abstractNumId w:val="6"/>
  </w:num>
  <w:num w:numId="10">
    <w:abstractNumId w:val="23"/>
  </w:num>
  <w:num w:numId="11">
    <w:abstractNumId w:val="12"/>
  </w:num>
  <w:num w:numId="12">
    <w:abstractNumId w:val="14"/>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8"/>
  </w:num>
  <w:num w:numId="26">
    <w:abstractNumId w:val="3"/>
  </w:num>
  <w:num w:numId="27">
    <w:abstractNumId w:val="21"/>
  </w:num>
  <w:num w:numId="28">
    <w:abstractNumId w:val="13"/>
  </w:num>
  <w:num w:numId="29">
    <w:abstractNumId w:val="24"/>
  </w:num>
  <w:num w:numId="30">
    <w:abstractNumId w:val="17"/>
  </w:num>
  <w:num w:numId="31">
    <w:abstractNumId w:val="19"/>
  </w:num>
  <w:num w:numId="32">
    <w:abstractNumId w:val="9"/>
  </w:num>
  <w:num w:numId="33">
    <w:abstractNumId w:val="15"/>
  </w:num>
  <w:num w:numId="34">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pt-BR" w:vendorID="64" w:dllVersion="131078" w:nlCheck="1" w:checkStyle="0"/>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640"/>
    <w:rsid w:val="00012188"/>
    <w:rsid w:val="000125AB"/>
    <w:rsid w:val="00014A07"/>
    <w:rsid w:val="00015C74"/>
    <w:rsid w:val="00020175"/>
    <w:rsid w:val="00023922"/>
    <w:rsid w:val="00023D3D"/>
    <w:rsid w:val="0003125F"/>
    <w:rsid w:val="0003266A"/>
    <w:rsid w:val="00036A1C"/>
    <w:rsid w:val="00037EEB"/>
    <w:rsid w:val="00041549"/>
    <w:rsid w:val="00043F42"/>
    <w:rsid w:val="00045345"/>
    <w:rsid w:val="0004625A"/>
    <w:rsid w:val="00056CD1"/>
    <w:rsid w:val="00057DB0"/>
    <w:rsid w:val="00061197"/>
    <w:rsid w:val="00062643"/>
    <w:rsid w:val="00063614"/>
    <w:rsid w:val="000639A7"/>
    <w:rsid w:val="00064531"/>
    <w:rsid w:val="000723ED"/>
    <w:rsid w:val="00074298"/>
    <w:rsid w:val="00080CB5"/>
    <w:rsid w:val="00081A3C"/>
    <w:rsid w:val="00082103"/>
    <w:rsid w:val="000839AF"/>
    <w:rsid w:val="00086E94"/>
    <w:rsid w:val="00090616"/>
    <w:rsid w:val="00095FE8"/>
    <w:rsid w:val="000A37C1"/>
    <w:rsid w:val="000A7671"/>
    <w:rsid w:val="000B7E8D"/>
    <w:rsid w:val="000C7010"/>
    <w:rsid w:val="000D168D"/>
    <w:rsid w:val="000D169B"/>
    <w:rsid w:val="000D396F"/>
    <w:rsid w:val="000D3F3C"/>
    <w:rsid w:val="000D3F72"/>
    <w:rsid w:val="000D5A34"/>
    <w:rsid w:val="000D6B9E"/>
    <w:rsid w:val="000E17C4"/>
    <w:rsid w:val="000E1B62"/>
    <w:rsid w:val="000E3024"/>
    <w:rsid w:val="000E3166"/>
    <w:rsid w:val="000E6E4A"/>
    <w:rsid w:val="000E7788"/>
    <w:rsid w:val="000F00A2"/>
    <w:rsid w:val="000F086E"/>
    <w:rsid w:val="000F0D05"/>
    <w:rsid w:val="000F1DD2"/>
    <w:rsid w:val="000F4485"/>
    <w:rsid w:val="000F5178"/>
    <w:rsid w:val="000F739A"/>
    <w:rsid w:val="000F73F4"/>
    <w:rsid w:val="0011094D"/>
    <w:rsid w:val="00121925"/>
    <w:rsid w:val="00123B55"/>
    <w:rsid w:val="00126DC0"/>
    <w:rsid w:val="00127026"/>
    <w:rsid w:val="001363CA"/>
    <w:rsid w:val="00144637"/>
    <w:rsid w:val="0014665B"/>
    <w:rsid w:val="0015007D"/>
    <w:rsid w:val="00150CDE"/>
    <w:rsid w:val="001513EB"/>
    <w:rsid w:val="00152AA2"/>
    <w:rsid w:val="00156717"/>
    <w:rsid w:val="00157125"/>
    <w:rsid w:val="001622BE"/>
    <w:rsid w:val="00162844"/>
    <w:rsid w:val="001647AE"/>
    <w:rsid w:val="00165763"/>
    <w:rsid w:val="0017545E"/>
    <w:rsid w:val="001756B5"/>
    <w:rsid w:val="001810AC"/>
    <w:rsid w:val="001829B6"/>
    <w:rsid w:val="0018678B"/>
    <w:rsid w:val="00186980"/>
    <w:rsid w:val="001927DA"/>
    <w:rsid w:val="001A2573"/>
    <w:rsid w:val="001A6DEA"/>
    <w:rsid w:val="001B0EE9"/>
    <w:rsid w:val="001B7DBB"/>
    <w:rsid w:val="001C09C4"/>
    <w:rsid w:val="001C548A"/>
    <w:rsid w:val="001C5525"/>
    <w:rsid w:val="001C6B14"/>
    <w:rsid w:val="001C796F"/>
    <w:rsid w:val="001F14FE"/>
    <w:rsid w:val="001F3910"/>
    <w:rsid w:val="001F5D2B"/>
    <w:rsid w:val="00202A0B"/>
    <w:rsid w:val="00220716"/>
    <w:rsid w:val="002214F7"/>
    <w:rsid w:val="0022709B"/>
    <w:rsid w:val="002312C9"/>
    <w:rsid w:val="00236294"/>
    <w:rsid w:val="002378A6"/>
    <w:rsid w:val="00247A85"/>
    <w:rsid w:val="00252539"/>
    <w:rsid w:val="0025530F"/>
    <w:rsid w:val="00262488"/>
    <w:rsid w:val="002656A5"/>
    <w:rsid w:val="002670CC"/>
    <w:rsid w:val="00275A39"/>
    <w:rsid w:val="00290672"/>
    <w:rsid w:val="002916F2"/>
    <w:rsid w:val="00293C9D"/>
    <w:rsid w:val="002963E5"/>
    <w:rsid w:val="00296A5A"/>
    <w:rsid w:val="00297901"/>
    <w:rsid w:val="002A0912"/>
    <w:rsid w:val="002A126A"/>
    <w:rsid w:val="002B3137"/>
    <w:rsid w:val="002B318A"/>
    <w:rsid w:val="002B4D37"/>
    <w:rsid w:val="002C196A"/>
    <w:rsid w:val="002C1F67"/>
    <w:rsid w:val="002C2B43"/>
    <w:rsid w:val="002C37BF"/>
    <w:rsid w:val="002C37E8"/>
    <w:rsid w:val="002C4A9A"/>
    <w:rsid w:val="002C4D31"/>
    <w:rsid w:val="002C6B5F"/>
    <w:rsid w:val="002D0A4F"/>
    <w:rsid w:val="002D0F48"/>
    <w:rsid w:val="002E1CA0"/>
    <w:rsid w:val="002E2C5D"/>
    <w:rsid w:val="002E7F8B"/>
    <w:rsid w:val="002F452F"/>
    <w:rsid w:val="002F5816"/>
    <w:rsid w:val="002F7BFD"/>
    <w:rsid w:val="00300997"/>
    <w:rsid w:val="0030154D"/>
    <w:rsid w:val="00302160"/>
    <w:rsid w:val="00304B01"/>
    <w:rsid w:val="00316228"/>
    <w:rsid w:val="00320AAC"/>
    <w:rsid w:val="00320E92"/>
    <w:rsid w:val="00321D31"/>
    <w:rsid w:val="003336E5"/>
    <w:rsid w:val="003460C1"/>
    <w:rsid w:val="00347CE3"/>
    <w:rsid w:val="003510FB"/>
    <w:rsid w:val="00351599"/>
    <w:rsid w:val="00355CB8"/>
    <w:rsid w:val="00356125"/>
    <w:rsid w:val="003563F4"/>
    <w:rsid w:val="00370892"/>
    <w:rsid w:val="00376CF5"/>
    <w:rsid w:val="0038477D"/>
    <w:rsid w:val="0038599A"/>
    <w:rsid w:val="00390760"/>
    <w:rsid w:val="00391381"/>
    <w:rsid w:val="00392F22"/>
    <w:rsid w:val="0039344A"/>
    <w:rsid w:val="00394107"/>
    <w:rsid w:val="00396774"/>
    <w:rsid w:val="003A16DA"/>
    <w:rsid w:val="003A25D5"/>
    <w:rsid w:val="003A7922"/>
    <w:rsid w:val="003B4807"/>
    <w:rsid w:val="003B5BA0"/>
    <w:rsid w:val="003C53EE"/>
    <w:rsid w:val="003D44B7"/>
    <w:rsid w:val="003D605B"/>
    <w:rsid w:val="003E6523"/>
    <w:rsid w:val="003F6860"/>
    <w:rsid w:val="003F7B13"/>
    <w:rsid w:val="0041534C"/>
    <w:rsid w:val="00421B77"/>
    <w:rsid w:val="0042211F"/>
    <w:rsid w:val="0042299B"/>
    <w:rsid w:val="00423513"/>
    <w:rsid w:val="00424CEB"/>
    <w:rsid w:val="00425E85"/>
    <w:rsid w:val="00431C82"/>
    <w:rsid w:val="004420F1"/>
    <w:rsid w:val="00442D71"/>
    <w:rsid w:val="00447802"/>
    <w:rsid w:val="0045184F"/>
    <w:rsid w:val="004542BE"/>
    <w:rsid w:val="00463F26"/>
    <w:rsid w:val="00465E53"/>
    <w:rsid w:val="00466E37"/>
    <w:rsid w:val="00470BE6"/>
    <w:rsid w:val="004727AC"/>
    <w:rsid w:val="00477152"/>
    <w:rsid w:val="00481C65"/>
    <w:rsid w:val="004826B3"/>
    <w:rsid w:val="00482DD6"/>
    <w:rsid w:val="00487627"/>
    <w:rsid w:val="004A2C06"/>
    <w:rsid w:val="004A4A19"/>
    <w:rsid w:val="004A7ED3"/>
    <w:rsid w:val="004B1FA3"/>
    <w:rsid w:val="004B359A"/>
    <w:rsid w:val="004B7CC8"/>
    <w:rsid w:val="004C290C"/>
    <w:rsid w:val="004C490D"/>
    <w:rsid w:val="004C66AF"/>
    <w:rsid w:val="004C7FA9"/>
    <w:rsid w:val="004D312B"/>
    <w:rsid w:val="004D3F7F"/>
    <w:rsid w:val="004F03A6"/>
    <w:rsid w:val="004F0E6B"/>
    <w:rsid w:val="0050150F"/>
    <w:rsid w:val="005069EE"/>
    <w:rsid w:val="005130FC"/>
    <w:rsid w:val="00513368"/>
    <w:rsid w:val="005139C8"/>
    <w:rsid w:val="005214EB"/>
    <w:rsid w:val="00524068"/>
    <w:rsid w:val="00527DA5"/>
    <w:rsid w:val="00530BD6"/>
    <w:rsid w:val="005314E5"/>
    <w:rsid w:val="00532854"/>
    <w:rsid w:val="00540B3F"/>
    <w:rsid w:val="00542017"/>
    <w:rsid w:val="005445F1"/>
    <w:rsid w:val="00550EE2"/>
    <w:rsid w:val="005546DE"/>
    <w:rsid w:val="0056206C"/>
    <w:rsid w:val="00564D12"/>
    <w:rsid w:val="00576055"/>
    <w:rsid w:val="005824B3"/>
    <w:rsid w:val="005909B1"/>
    <w:rsid w:val="00591A8C"/>
    <w:rsid w:val="00592701"/>
    <w:rsid w:val="005937CB"/>
    <w:rsid w:val="005952CC"/>
    <w:rsid w:val="005967ED"/>
    <w:rsid w:val="005A1BEE"/>
    <w:rsid w:val="005A7395"/>
    <w:rsid w:val="005B4AEE"/>
    <w:rsid w:val="005C5980"/>
    <w:rsid w:val="005C7540"/>
    <w:rsid w:val="005D288D"/>
    <w:rsid w:val="005D3485"/>
    <w:rsid w:val="005D3513"/>
    <w:rsid w:val="005E004D"/>
    <w:rsid w:val="005E1404"/>
    <w:rsid w:val="005E1B8C"/>
    <w:rsid w:val="005F01A7"/>
    <w:rsid w:val="00602CF3"/>
    <w:rsid w:val="00604669"/>
    <w:rsid w:val="00605661"/>
    <w:rsid w:val="00607CE5"/>
    <w:rsid w:val="006159BF"/>
    <w:rsid w:val="00622667"/>
    <w:rsid w:val="00625291"/>
    <w:rsid w:val="00633E24"/>
    <w:rsid w:val="00643C2A"/>
    <w:rsid w:val="00647C1D"/>
    <w:rsid w:val="006514DE"/>
    <w:rsid w:val="00652291"/>
    <w:rsid w:val="0065337D"/>
    <w:rsid w:val="00656B27"/>
    <w:rsid w:val="006611FE"/>
    <w:rsid w:val="006621F8"/>
    <w:rsid w:val="0067232D"/>
    <w:rsid w:val="0067439D"/>
    <w:rsid w:val="0067547C"/>
    <w:rsid w:val="0068199D"/>
    <w:rsid w:val="006929CE"/>
    <w:rsid w:val="00692B66"/>
    <w:rsid w:val="00695B71"/>
    <w:rsid w:val="006A1D5E"/>
    <w:rsid w:val="006A5BB3"/>
    <w:rsid w:val="006A6564"/>
    <w:rsid w:val="006A72EC"/>
    <w:rsid w:val="006B4728"/>
    <w:rsid w:val="006B7BA2"/>
    <w:rsid w:val="006C0417"/>
    <w:rsid w:val="006C3162"/>
    <w:rsid w:val="006D311C"/>
    <w:rsid w:val="006E0F7E"/>
    <w:rsid w:val="006E1B22"/>
    <w:rsid w:val="006E2D53"/>
    <w:rsid w:val="006E797A"/>
    <w:rsid w:val="006F4FD5"/>
    <w:rsid w:val="006F709C"/>
    <w:rsid w:val="00702E9B"/>
    <w:rsid w:val="00711B34"/>
    <w:rsid w:val="007131D1"/>
    <w:rsid w:val="0071404D"/>
    <w:rsid w:val="0071438E"/>
    <w:rsid w:val="00717437"/>
    <w:rsid w:val="00717FDF"/>
    <w:rsid w:val="0072106C"/>
    <w:rsid w:val="0072185E"/>
    <w:rsid w:val="007278AB"/>
    <w:rsid w:val="00733264"/>
    <w:rsid w:val="00735E2A"/>
    <w:rsid w:val="00741C76"/>
    <w:rsid w:val="00744E64"/>
    <w:rsid w:val="007457BE"/>
    <w:rsid w:val="00751DCB"/>
    <w:rsid w:val="00762363"/>
    <w:rsid w:val="00770108"/>
    <w:rsid w:val="0077669F"/>
    <w:rsid w:val="007827BB"/>
    <w:rsid w:val="00785DE0"/>
    <w:rsid w:val="00786CB1"/>
    <w:rsid w:val="007A5816"/>
    <w:rsid w:val="007A5C07"/>
    <w:rsid w:val="007A625E"/>
    <w:rsid w:val="007A771F"/>
    <w:rsid w:val="007B0CCF"/>
    <w:rsid w:val="007B1D61"/>
    <w:rsid w:val="007B2398"/>
    <w:rsid w:val="007B30A3"/>
    <w:rsid w:val="007B3B65"/>
    <w:rsid w:val="007B6992"/>
    <w:rsid w:val="007B7F57"/>
    <w:rsid w:val="007B7FB5"/>
    <w:rsid w:val="007C75F1"/>
    <w:rsid w:val="007C7944"/>
    <w:rsid w:val="007D0809"/>
    <w:rsid w:val="007D11C2"/>
    <w:rsid w:val="007D432C"/>
    <w:rsid w:val="007D7624"/>
    <w:rsid w:val="007E3B12"/>
    <w:rsid w:val="007F1332"/>
    <w:rsid w:val="007F26AE"/>
    <w:rsid w:val="007F4D08"/>
    <w:rsid w:val="00802B0B"/>
    <w:rsid w:val="0080395D"/>
    <w:rsid w:val="008141B6"/>
    <w:rsid w:val="00815D61"/>
    <w:rsid w:val="00820687"/>
    <w:rsid w:val="0082117B"/>
    <w:rsid w:val="008250BF"/>
    <w:rsid w:val="00825749"/>
    <w:rsid w:val="00826DDC"/>
    <w:rsid w:val="00831DA3"/>
    <w:rsid w:val="00840079"/>
    <w:rsid w:val="008429C0"/>
    <w:rsid w:val="00855771"/>
    <w:rsid w:val="00863F9A"/>
    <w:rsid w:val="00871BC7"/>
    <w:rsid w:val="00873B57"/>
    <w:rsid w:val="00873B9B"/>
    <w:rsid w:val="00881580"/>
    <w:rsid w:val="00881C2D"/>
    <w:rsid w:val="008827D3"/>
    <w:rsid w:val="00884665"/>
    <w:rsid w:val="008949CE"/>
    <w:rsid w:val="00894C72"/>
    <w:rsid w:val="00894FF2"/>
    <w:rsid w:val="00896172"/>
    <w:rsid w:val="008A21CE"/>
    <w:rsid w:val="008A78A7"/>
    <w:rsid w:val="008B717D"/>
    <w:rsid w:val="008B7905"/>
    <w:rsid w:val="008B7DFB"/>
    <w:rsid w:val="008D3C90"/>
    <w:rsid w:val="008D5640"/>
    <w:rsid w:val="008D69FF"/>
    <w:rsid w:val="008D7B6E"/>
    <w:rsid w:val="008E0CC2"/>
    <w:rsid w:val="008E14EE"/>
    <w:rsid w:val="008E59E7"/>
    <w:rsid w:val="008E6F90"/>
    <w:rsid w:val="008F1479"/>
    <w:rsid w:val="008F3CC9"/>
    <w:rsid w:val="008F6CB0"/>
    <w:rsid w:val="00901DB7"/>
    <w:rsid w:val="00903AEA"/>
    <w:rsid w:val="00907B44"/>
    <w:rsid w:val="009111CC"/>
    <w:rsid w:val="00911AE2"/>
    <w:rsid w:val="0091473F"/>
    <w:rsid w:val="00915EF3"/>
    <w:rsid w:val="0091759B"/>
    <w:rsid w:val="009267C0"/>
    <w:rsid w:val="0094068C"/>
    <w:rsid w:val="0094184C"/>
    <w:rsid w:val="00942247"/>
    <w:rsid w:val="00945D97"/>
    <w:rsid w:val="00947C92"/>
    <w:rsid w:val="009510D3"/>
    <w:rsid w:val="00960802"/>
    <w:rsid w:val="00960B9B"/>
    <w:rsid w:val="00960BB8"/>
    <w:rsid w:val="00962A24"/>
    <w:rsid w:val="009650E1"/>
    <w:rsid w:val="009671C6"/>
    <w:rsid w:val="00972296"/>
    <w:rsid w:val="00975D74"/>
    <w:rsid w:val="00977815"/>
    <w:rsid w:val="00990D18"/>
    <w:rsid w:val="00995AC1"/>
    <w:rsid w:val="0099733C"/>
    <w:rsid w:val="009A5708"/>
    <w:rsid w:val="009B1CBF"/>
    <w:rsid w:val="009B7E12"/>
    <w:rsid w:val="009C00CC"/>
    <w:rsid w:val="009C59FE"/>
    <w:rsid w:val="009D383C"/>
    <w:rsid w:val="009E1FE1"/>
    <w:rsid w:val="009E2DC1"/>
    <w:rsid w:val="009E4130"/>
    <w:rsid w:val="009E5CBD"/>
    <w:rsid w:val="009E6078"/>
    <w:rsid w:val="009E6A32"/>
    <w:rsid w:val="009F4AF7"/>
    <w:rsid w:val="009F6EFB"/>
    <w:rsid w:val="00A00F12"/>
    <w:rsid w:val="00A04CC7"/>
    <w:rsid w:val="00A07A87"/>
    <w:rsid w:val="00A1003C"/>
    <w:rsid w:val="00A11B3A"/>
    <w:rsid w:val="00A12479"/>
    <w:rsid w:val="00A12F1A"/>
    <w:rsid w:val="00A1344C"/>
    <w:rsid w:val="00A13E22"/>
    <w:rsid w:val="00A14CBB"/>
    <w:rsid w:val="00A15478"/>
    <w:rsid w:val="00A24F03"/>
    <w:rsid w:val="00A2553B"/>
    <w:rsid w:val="00A2688A"/>
    <w:rsid w:val="00A335BC"/>
    <w:rsid w:val="00A33654"/>
    <w:rsid w:val="00A35364"/>
    <w:rsid w:val="00A357BD"/>
    <w:rsid w:val="00A35FA0"/>
    <w:rsid w:val="00A40820"/>
    <w:rsid w:val="00A41C1A"/>
    <w:rsid w:val="00A42BBE"/>
    <w:rsid w:val="00A438C2"/>
    <w:rsid w:val="00A52DAD"/>
    <w:rsid w:val="00A556F7"/>
    <w:rsid w:val="00A55933"/>
    <w:rsid w:val="00A61270"/>
    <w:rsid w:val="00A62DD6"/>
    <w:rsid w:val="00A73039"/>
    <w:rsid w:val="00A7333C"/>
    <w:rsid w:val="00A73A64"/>
    <w:rsid w:val="00A74E19"/>
    <w:rsid w:val="00A762DE"/>
    <w:rsid w:val="00A80387"/>
    <w:rsid w:val="00A810D7"/>
    <w:rsid w:val="00A826BC"/>
    <w:rsid w:val="00A85D42"/>
    <w:rsid w:val="00A95DB4"/>
    <w:rsid w:val="00A96219"/>
    <w:rsid w:val="00AA6D6A"/>
    <w:rsid w:val="00AA7634"/>
    <w:rsid w:val="00AA7796"/>
    <w:rsid w:val="00AB0679"/>
    <w:rsid w:val="00AB5552"/>
    <w:rsid w:val="00AC0324"/>
    <w:rsid w:val="00AC1BCE"/>
    <w:rsid w:val="00AE0CDB"/>
    <w:rsid w:val="00AE0D16"/>
    <w:rsid w:val="00AE6A5B"/>
    <w:rsid w:val="00AF0EC7"/>
    <w:rsid w:val="00AF18EF"/>
    <w:rsid w:val="00AF451D"/>
    <w:rsid w:val="00AF5C19"/>
    <w:rsid w:val="00AF6C3E"/>
    <w:rsid w:val="00B00D57"/>
    <w:rsid w:val="00B03EFA"/>
    <w:rsid w:val="00B07C22"/>
    <w:rsid w:val="00B17BA4"/>
    <w:rsid w:val="00B17E17"/>
    <w:rsid w:val="00B21623"/>
    <w:rsid w:val="00B22A9D"/>
    <w:rsid w:val="00B246B2"/>
    <w:rsid w:val="00B253A0"/>
    <w:rsid w:val="00B25A72"/>
    <w:rsid w:val="00B26C4C"/>
    <w:rsid w:val="00B271D4"/>
    <w:rsid w:val="00B31CA8"/>
    <w:rsid w:val="00B33112"/>
    <w:rsid w:val="00B33702"/>
    <w:rsid w:val="00B36CFB"/>
    <w:rsid w:val="00B45961"/>
    <w:rsid w:val="00B52144"/>
    <w:rsid w:val="00B54BA3"/>
    <w:rsid w:val="00B555E0"/>
    <w:rsid w:val="00B61C72"/>
    <w:rsid w:val="00B63229"/>
    <w:rsid w:val="00B70BAC"/>
    <w:rsid w:val="00B74C0F"/>
    <w:rsid w:val="00B77053"/>
    <w:rsid w:val="00B843A4"/>
    <w:rsid w:val="00B84A86"/>
    <w:rsid w:val="00B854B2"/>
    <w:rsid w:val="00B85BF5"/>
    <w:rsid w:val="00B86FB5"/>
    <w:rsid w:val="00B87073"/>
    <w:rsid w:val="00B91370"/>
    <w:rsid w:val="00B925A3"/>
    <w:rsid w:val="00B949B3"/>
    <w:rsid w:val="00BA0BAD"/>
    <w:rsid w:val="00BA0F53"/>
    <w:rsid w:val="00BA21EE"/>
    <w:rsid w:val="00BA4126"/>
    <w:rsid w:val="00BB037D"/>
    <w:rsid w:val="00BB1FC7"/>
    <w:rsid w:val="00BC19BC"/>
    <w:rsid w:val="00BC5C95"/>
    <w:rsid w:val="00BD2AB4"/>
    <w:rsid w:val="00BE4D73"/>
    <w:rsid w:val="00BF0D6B"/>
    <w:rsid w:val="00BF1BEE"/>
    <w:rsid w:val="00BF7805"/>
    <w:rsid w:val="00C00A6D"/>
    <w:rsid w:val="00C10BCE"/>
    <w:rsid w:val="00C11773"/>
    <w:rsid w:val="00C15D7B"/>
    <w:rsid w:val="00C20B41"/>
    <w:rsid w:val="00C22055"/>
    <w:rsid w:val="00C32004"/>
    <w:rsid w:val="00C36D6A"/>
    <w:rsid w:val="00C37CCC"/>
    <w:rsid w:val="00C417D0"/>
    <w:rsid w:val="00C41F11"/>
    <w:rsid w:val="00C53866"/>
    <w:rsid w:val="00C577E7"/>
    <w:rsid w:val="00C6039A"/>
    <w:rsid w:val="00C617AE"/>
    <w:rsid w:val="00C6210D"/>
    <w:rsid w:val="00C7049B"/>
    <w:rsid w:val="00C70958"/>
    <w:rsid w:val="00C70F5B"/>
    <w:rsid w:val="00C753B9"/>
    <w:rsid w:val="00C76E94"/>
    <w:rsid w:val="00C804A6"/>
    <w:rsid w:val="00C867A6"/>
    <w:rsid w:val="00C87CCE"/>
    <w:rsid w:val="00C90A37"/>
    <w:rsid w:val="00C910A4"/>
    <w:rsid w:val="00C917E1"/>
    <w:rsid w:val="00C928F2"/>
    <w:rsid w:val="00CA077B"/>
    <w:rsid w:val="00CA233C"/>
    <w:rsid w:val="00CA51EA"/>
    <w:rsid w:val="00CB3721"/>
    <w:rsid w:val="00CC537E"/>
    <w:rsid w:val="00CC6D1C"/>
    <w:rsid w:val="00CC78FF"/>
    <w:rsid w:val="00CD0014"/>
    <w:rsid w:val="00CD0F1C"/>
    <w:rsid w:val="00CE2F35"/>
    <w:rsid w:val="00CE30C7"/>
    <w:rsid w:val="00CE33F5"/>
    <w:rsid w:val="00CE7273"/>
    <w:rsid w:val="00CE7973"/>
    <w:rsid w:val="00D02799"/>
    <w:rsid w:val="00D15700"/>
    <w:rsid w:val="00D20C3E"/>
    <w:rsid w:val="00D248A5"/>
    <w:rsid w:val="00D24BBF"/>
    <w:rsid w:val="00D27ACF"/>
    <w:rsid w:val="00D30B2F"/>
    <w:rsid w:val="00D3247D"/>
    <w:rsid w:val="00D34091"/>
    <w:rsid w:val="00D368AC"/>
    <w:rsid w:val="00D41995"/>
    <w:rsid w:val="00D52FD1"/>
    <w:rsid w:val="00D534C0"/>
    <w:rsid w:val="00D606CF"/>
    <w:rsid w:val="00D60D78"/>
    <w:rsid w:val="00D66363"/>
    <w:rsid w:val="00D66E5E"/>
    <w:rsid w:val="00D706BD"/>
    <w:rsid w:val="00D769D7"/>
    <w:rsid w:val="00D80A7E"/>
    <w:rsid w:val="00D8242C"/>
    <w:rsid w:val="00DA483B"/>
    <w:rsid w:val="00DA52C5"/>
    <w:rsid w:val="00DA70EB"/>
    <w:rsid w:val="00DB502D"/>
    <w:rsid w:val="00DB6926"/>
    <w:rsid w:val="00DC0379"/>
    <w:rsid w:val="00DD1D3B"/>
    <w:rsid w:val="00DD6120"/>
    <w:rsid w:val="00DE1580"/>
    <w:rsid w:val="00DE674F"/>
    <w:rsid w:val="00DF6147"/>
    <w:rsid w:val="00E000C4"/>
    <w:rsid w:val="00E04A37"/>
    <w:rsid w:val="00E13530"/>
    <w:rsid w:val="00E144D6"/>
    <w:rsid w:val="00E20D8C"/>
    <w:rsid w:val="00E2236F"/>
    <w:rsid w:val="00E232E5"/>
    <w:rsid w:val="00E2688C"/>
    <w:rsid w:val="00E308FB"/>
    <w:rsid w:val="00E31007"/>
    <w:rsid w:val="00E31E7C"/>
    <w:rsid w:val="00E35C16"/>
    <w:rsid w:val="00E360AC"/>
    <w:rsid w:val="00E36A16"/>
    <w:rsid w:val="00E4320F"/>
    <w:rsid w:val="00E4384C"/>
    <w:rsid w:val="00E44986"/>
    <w:rsid w:val="00E463F1"/>
    <w:rsid w:val="00E546C0"/>
    <w:rsid w:val="00E54C64"/>
    <w:rsid w:val="00E60676"/>
    <w:rsid w:val="00E64B54"/>
    <w:rsid w:val="00E7063E"/>
    <w:rsid w:val="00E75DAE"/>
    <w:rsid w:val="00E82B42"/>
    <w:rsid w:val="00E82E21"/>
    <w:rsid w:val="00E87686"/>
    <w:rsid w:val="00E913EB"/>
    <w:rsid w:val="00E92AC0"/>
    <w:rsid w:val="00E94F5F"/>
    <w:rsid w:val="00E951F4"/>
    <w:rsid w:val="00E97A53"/>
    <w:rsid w:val="00E97A7F"/>
    <w:rsid w:val="00E97A89"/>
    <w:rsid w:val="00EA4409"/>
    <w:rsid w:val="00EA4FD0"/>
    <w:rsid w:val="00EA55FC"/>
    <w:rsid w:val="00EA794D"/>
    <w:rsid w:val="00EB2BFA"/>
    <w:rsid w:val="00EB6F88"/>
    <w:rsid w:val="00EC2116"/>
    <w:rsid w:val="00EC240B"/>
    <w:rsid w:val="00EC2CF1"/>
    <w:rsid w:val="00EC3243"/>
    <w:rsid w:val="00EC7C16"/>
    <w:rsid w:val="00EE3086"/>
    <w:rsid w:val="00EE3AD7"/>
    <w:rsid w:val="00EF629D"/>
    <w:rsid w:val="00F02A6B"/>
    <w:rsid w:val="00F06DFC"/>
    <w:rsid w:val="00F11DB6"/>
    <w:rsid w:val="00F11F96"/>
    <w:rsid w:val="00F12998"/>
    <w:rsid w:val="00F15B5C"/>
    <w:rsid w:val="00F15C81"/>
    <w:rsid w:val="00F15E7A"/>
    <w:rsid w:val="00F21450"/>
    <w:rsid w:val="00F26240"/>
    <w:rsid w:val="00F31710"/>
    <w:rsid w:val="00F31CCC"/>
    <w:rsid w:val="00F34D15"/>
    <w:rsid w:val="00F420D7"/>
    <w:rsid w:val="00F420F7"/>
    <w:rsid w:val="00F4247E"/>
    <w:rsid w:val="00F42FFC"/>
    <w:rsid w:val="00F50FEC"/>
    <w:rsid w:val="00F5210B"/>
    <w:rsid w:val="00F5477C"/>
    <w:rsid w:val="00F55AB5"/>
    <w:rsid w:val="00F561A0"/>
    <w:rsid w:val="00F5637A"/>
    <w:rsid w:val="00F56E89"/>
    <w:rsid w:val="00F7088F"/>
    <w:rsid w:val="00F72792"/>
    <w:rsid w:val="00F72FE0"/>
    <w:rsid w:val="00F73E3A"/>
    <w:rsid w:val="00F7496A"/>
    <w:rsid w:val="00F74A1C"/>
    <w:rsid w:val="00F77279"/>
    <w:rsid w:val="00F90A03"/>
    <w:rsid w:val="00F91033"/>
    <w:rsid w:val="00F9375C"/>
    <w:rsid w:val="00F954B8"/>
    <w:rsid w:val="00F95D53"/>
    <w:rsid w:val="00F96778"/>
    <w:rsid w:val="00FA1380"/>
    <w:rsid w:val="00FA4693"/>
    <w:rsid w:val="00FA48EF"/>
    <w:rsid w:val="00FA5BF3"/>
    <w:rsid w:val="00FB1BCE"/>
    <w:rsid w:val="00FB1DB6"/>
    <w:rsid w:val="00FB1F9D"/>
    <w:rsid w:val="00FB3C61"/>
    <w:rsid w:val="00FB3CC3"/>
    <w:rsid w:val="00FC13BC"/>
    <w:rsid w:val="00FC2013"/>
    <w:rsid w:val="00FD086A"/>
    <w:rsid w:val="00FD14D6"/>
    <w:rsid w:val="00FD1E28"/>
    <w:rsid w:val="00FD458D"/>
    <w:rsid w:val="00FE114A"/>
    <w:rsid w:val="00FE19D6"/>
    <w:rsid w:val="00FE3FD4"/>
    <w:rsid w:val="00FE5470"/>
    <w:rsid w:val="00FF00EE"/>
    <w:rsid w:val="00FF4D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62C7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640"/>
    <w:pPr>
      <w:spacing w:after="0" w:line="240" w:lineRule="auto"/>
    </w:pPr>
    <w:rPr>
      <w:rFonts w:ascii="Times New Roman" w:eastAsia="Times New Roman" w:hAnsi="Times New Roman" w:cs="Times New Roman"/>
      <w:sz w:val="24"/>
      <w:szCs w:val="24"/>
      <w:lang w:eastAsia="es-ES"/>
    </w:rPr>
  </w:style>
  <w:style w:type="paragraph" w:styleId="Ttulo1">
    <w:name w:val="heading 1"/>
    <w:aliases w:val="e,a"/>
    <w:basedOn w:val="Normal"/>
    <w:next w:val="Normal"/>
    <w:link w:val="Ttulo1Car"/>
    <w:uiPriority w:val="99"/>
    <w:qFormat/>
    <w:rsid w:val="008D5640"/>
    <w:pPr>
      <w:keepNext/>
      <w:outlineLvl w:val="0"/>
    </w:pPr>
    <w:rPr>
      <w:rFonts w:ascii="Tahoma" w:hAnsi="Tahoma" w:cs="Tahoma"/>
      <w:b/>
      <w:bCs/>
      <w:sz w:val="20"/>
      <w:szCs w:val="20"/>
    </w:rPr>
  </w:style>
  <w:style w:type="paragraph" w:styleId="Ttulo2">
    <w:name w:val="heading 2"/>
    <w:basedOn w:val="Normal"/>
    <w:next w:val="Normal"/>
    <w:link w:val="Ttulo2Car"/>
    <w:uiPriority w:val="99"/>
    <w:qFormat/>
    <w:rsid w:val="008D5640"/>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8D5640"/>
    <w:pPr>
      <w:keepNext/>
      <w:pBdr>
        <w:top w:val="single" w:sz="4" w:space="1" w:color="auto"/>
        <w:left w:val="single" w:sz="4" w:space="4" w:color="auto"/>
        <w:bottom w:val="single" w:sz="4" w:space="1" w:color="auto"/>
        <w:right w:val="single" w:sz="4" w:space="4" w:color="auto"/>
      </w:pBdr>
      <w:shd w:val="clear" w:color="auto" w:fill="E6E6E6"/>
      <w:jc w:val="center"/>
      <w:outlineLvl w:val="2"/>
    </w:pPr>
    <w:rPr>
      <w:rFonts w:ascii="Tahoma" w:hAnsi="Tahoma" w:cs="Tahoma"/>
      <w:b/>
      <w:bCs/>
      <w:sz w:val="20"/>
      <w:szCs w:val="20"/>
    </w:rPr>
  </w:style>
  <w:style w:type="paragraph" w:styleId="Ttulo4">
    <w:name w:val="heading 4"/>
    <w:basedOn w:val="Normal"/>
    <w:next w:val="Normal"/>
    <w:link w:val="Ttulo4Car"/>
    <w:uiPriority w:val="99"/>
    <w:qFormat/>
    <w:rsid w:val="008D5640"/>
    <w:pPr>
      <w:keepNext/>
      <w:jc w:val="both"/>
      <w:outlineLvl w:val="3"/>
    </w:pPr>
    <w:rPr>
      <w:rFonts w:ascii="Tahoma" w:hAnsi="Tahoma" w:cs="Tahoma"/>
      <w:b/>
      <w:bCs/>
      <w:color w:val="008000"/>
      <w:sz w:val="20"/>
      <w:szCs w:val="20"/>
    </w:rPr>
  </w:style>
  <w:style w:type="paragraph" w:styleId="Ttulo5">
    <w:name w:val="heading 5"/>
    <w:basedOn w:val="Normal"/>
    <w:next w:val="Normal"/>
    <w:link w:val="Ttulo5Car"/>
    <w:uiPriority w:val="99"/>
    <w:qFormat/>
    <w:rsid w:val="008D5640"/>
    <w:pPr>
      <w:spacing w:before="240" w:after="60"/>
      <w:outlineLvl w:val="4"/>
    </w:pPr>
    <w:rPr>
      <w:rFonts w:ascii="Arial" w:hAnsi="Arial" w:cs="Arial"/>
      <w:sz w:val="22"/>
      <w:szCs w:val="22"/>
      <w:lang w:val="es-ES_tradnl"/>
    </w:rPr>
  </w:style>
  <w:style w:type="paragraph" w:styleId="Ttulo6">
    <w:name w:val="heading 6"/>
    <w:basedOn w:val="Normal"/>
    <w:next w:val="Normal"/>
    <w:link w:val="Ttulo6Car"/>
    <w:uiPriority w:val="99"/>
    <w:qFormat/>
    <w:rsid w:val="008D5640"/>
    <w:pPr>
      <w:spacing w:before="240" w:after="60"/>
      <w:outlineLvl w:val="5"/>
    </w:pPr>
    <w:rPr>
      <w:b/>
      <w:bCs/>
      <w:sz w:val="22"/>
      <w:szCs w:val="22"/>
    </w:rPr>
  </w:style>
  <w:style w:type="paragraph" w:styleId="Ttulo7">
    <w:name w:val="heading 7"/>
    <w:basedOn w:val="Normal"/>
    <w:next w:val="Normal"/>
    <w:link w:val="Ttulo7Car"/>
    <w:uiPriority w:val="99"/>
    <w:qFormat/>
    <w:rsid w:val="008D5640"/>
    <w:pPr>
      <w:spacing w:before="240" w:after="60"/>
      <w:outlineLvl w:val="6"/>
    </w:pPr>
    <w:rPr>
      <w:rFonts w:ascii="Arial" w:hAnsi="Arial" w:cs="Arial"/>
      <w:sz w:val="20"/>
      <w:szCs w:val="20"/>
      <w:lang w:val="es-ES_tradnl"/>
    </w:rPr>
  </w:style>
  <w:style w:type="paragraph" w:styleId="Ttulo8">
    <w:name w:val="heading 8"/>
    <w:basedOn w:val="Normal"/>
    <w:next w:val="Normal"/>
    <w:link w:val="Ttulo8Car"/>
    <w:uiPriority w:val="99"/>
    <w:qFormat/>
    <w:rsid w:val="008D5640"/>
    <w:pPr>
      <w:spacing w:before="240" w:after="60"/>
      <w:outlineLvl w:val="7"/>
    </w:pPr>
    <w:rPr>
      <w:i/>
      <w:iCs/>
    </w:rPr>
  </w:style>
  <w:style w:type="paragraph" w:styleId="Ttulo9">
    <w:name w:val="heading 9"/>
    <w:basedOn w:val="Normal"/>
    <w:next w:val="Normal"/>
    <w:link w:val="Ttulo9Car"/>
    <w:uiPriority w:val="99"/>
    <w:qFormat/>
    <w:rsid w:val="008D5640"/>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 Car,a Car"/>
    <w:basedOn w:val="Fuentedeprrafopredeter"/>
    <w:link w:val="Ttulo1"/>
    <w:uiPriority w:val="99"/>
    <w:rsid w:val="008D5640"/>
    <w:rPr>
      <w:rFonts w:ascii="Tahoma" w:eastAsia="Times New Roman" w:hAnsi="Tahoma" w:cs="Tahoma"/>
      <w:b/>
      <w:bCs/>
      <w:sz w:val="20"/>
      <w:szCs w:val="20"/>
      <w:lang w:eastAsia="es-ES"/>
    </w:rPr>
  </w:style>
  <w:style w:type="character" w:customStyle="1" w:styleId="Ttulo2Car">
    <w:name w:val="Título 2 Car"/>
    <w:basedOn w:val="Fuentedeprrafopredeter"/>
    <w:link w:val="Ttulo2"/>
    <w:uiPriority w:val="99"/>
    <w:rsid w:val="008D5640"/>
    <w:rPr>
      <w:rFonts w:eastAsia="Times New Roman"/>
      <w:b/>
      <w:bCs/>
      <w:i/>
      <w:iCs/>
      <w:sz w:val="28"/>
      <w:szCs w:val="28"/>
      <w:lang w:eastAsia="es-ES"/>
    </w:rPr>
  </w:style>
  <w:style w:type="character" w:customStyle="1" w:styleId="Ttulo3Car">
    <w:name w:val="Título 3 Car"/>
    <w:basedOn w:val="Fuentedeprrafopredeter"/>
    <w:link w:val="Ttulo3"/>
    <w:uiPriority w:val="99"/>
    <w:rsid w:val="008D5640"/>
    <w:rPr>
      <w:rFonts w:ascii="Tahoma" w:eastAsia="Times New Roman" w:hAnsi="Tahoma" w:cs="Tahoma"/>
      <w:b/>
      <w:bCs/>
      <w:sz w:val="20"/>
      <w:szCs w:val="20"/>
      <w:shd w:val="clear" w:color="auto" w:fill="E6E6E6"/>
      <w:lang w:eastAsia="es-ES"/>
    </w:rPr>
  </w:style>
  <w:style w:type="character" w:customStyle="1" w:styleId="Ttulo4Car">
    <w:name w:val="Título 4 Car"/>
    <w:basedOn w:val="Fuentedeprrafopredeter"/>
    <w:link w:val="Ttulo4"/>
    <w:uiPriority w:val="99"/>
    <w:rsid w:val="008D5640"/>
    <w:rPr>
      <w:rFonts w:ascii="Tahoma" w:eastAsia="Times New Roman" w:hAnsi="Tahoma" w:cs="Tahoma"/>
      <w:b/>
      <w:bCs/>
      <w:color w:val="008000"/>
      <w:sz w:val="20"/>
      <w:szCs w:val="20"/>
      <w:lang w:eastAsia="es-ES"/>
    </w:rPr>
  </w:style>
  <w:style w:type="character" w:customStyle="1" w:styleId="Ttulo5Car">
    <w:name w:val="Título 5 Car"/>
    <w:basedOn w:val="Fuentedeprrafopredeter"/>
    <w:link w:val="Ttulo5"/>
    <w:uiPriority w:val="99"/>
    <w:rsid w:val="008D5640"/>
    <w:rPr>
      <w:rFonts w:eastAsia="Times New Roman"/>
      <w:sz w:val="22"/>
      <w:szCs w:val="22"/>
      <w:lang w:val="es-ES_tradnl" w:eastAsia="es-ES"/>
    </w:rPr>
  </w:style>
  <w:style w:type="character" w:customStyle="1" w:styleId="Ttulo6Car">
    <w:name w:val="Título 6 Car"/>
    <w:basedOn w:val="Fuentedeprrafopredeter"/>
    <w:link w:val="Ttulo6"/>
    <w:uiPriority w:val="99"/>
    <w:rsid w:val="008D5640"/>
    <w:rPr>
      <w:rFonts w:ascii="Times New Roman" w:eastAsia="Times New Roman" w:hAnsi="Times New Roman" w:cs="Times New Roman"/>
      <w:b/>
      <w:bCs/>
      <w:sz w:val="22"/>
      <w:szCs w:val="22"/>
      <w:lang w:eastAsia="es-ES"/>
    </w:rPr>
  </w:style>
  <w:style w:type="character" w:customStyle="1" w:styleId="Ttulo7Car">
    <w:name w:val="Título 7 Car"/>
    <w:basedOn w:val="Fuentedeprrafopredeter"/>
    <w:link w:val="Ttulo7"/>
    <w:uiPriority w:val="99"/>
    <w:rsid w:val="008D5640"/>
    <w:rPr>
      <w:rFonts w:eastAsia="Times New Roman"/>
      <w:sz w:val="20"/>
      <w:szCs w:val="20"/>
      <w:lang w:val="es-ES_tradnl" w:eastAsia="es-ES"/>
    </w:rPr>
  </w:style>
  <w:style w:type="character" w:customStyle="1" w:styleId="Ttulo8Car">
    <w:name w:val="Título 8 Car"/>
    <w:basedOn w:val="Fuentedeprrafopredeter"/>
    <w:link w:val="Ttulo8"/>
    <w:uiPriority w:val="99"/>
    <w:rsid w:val="008D5640"/>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uiPriority w:val="99"/>
    <w:rsid w:val="008D5640"/>
    <w:rPr>
      <w:rFonts w:eastAsia="Times New Roman"/>
      <w:sz w:val="22"/>
      <w:szCs w:val="22"/>
      <w:lang w:eastAsia="es-ES"/>
    </w:rPr>
  </w:style>
  <w:style w:type="paragraph" w:customStyle="1" w:styleId="Car">
    <w:name w:val="Car"/>
    <w:basedOn w:val="Normal"/>
    <w:uiPriority w:val="99"/>
    <w:rsid w:val="008D5640"/>
    <w:pPr>
      <w:spacing w:after="160" w:line="240" w:lineRule="exact"/>
    </w:pPr>
    <w:rPr>
      <w:rFonts w:ascii="Tahoma" w:hAnsi="Tahoma" w:cs="Tahoma"/>
      <w:sz w:val="20"/>
      <w:szCs w:val="20"/>
      <w:lang w:val="en-US" w:eastAsia="en-US"/>
    </w:rPr>
  </w:style>
  <w:style w:type="paragraph" w:styleId="Textoindependiente2">
    <w:name w:val="Body Text 2"/>
    <w:basedOn w:val="Normal"/>
    <w:link w:val="Textoindependiente2Car"/>
    <w:uiPriority w:val="99"/>
    <w:rsid w:val="008D5640"/>
    <w:pPr>
      <w:jc w:val="both"/>
    </w:pPr>
    <w:rPr>
      <w:rFonts w:ascii="Univers" w:hAnsi="Univers" w:cs="Univers"/>
      <w:sz w:val="22"/>
      <w:szCs w:val="22"/>
      <w:lang w:val="es-ES_tradnl"/>
    </w:rPr>
  </w:style>
  <w:style w:type="character" w:customStyle="1" w:styleId="Textoindependiente2Car">
    <w:name w:val="Texto independiente 2 Car"/>
    <w:basedOn w:val="Fuentedeprrafopredeter"/>
    <w:link w:val="Textoindependiente2"/>
    <w:uiPriority w:val="99"/>
    <w:rsid w:val="008D5640"/>
    <w:rPr>
      <w:rFonts w:ascii="Univers" w:eastAsia="Times New Roman" w:hAnsi="Univers" w:cs="Univers"/>
      <w:sz w:val="22"/>
      <w:szCs w:val="22"/>
      <w:lang w:val="es-ES_tradnl" w:eastAsia="es-ES"/>
    </w:rPr>
  </w:style>
  <w:style w:type="character" w:styleId="Hipervnculo">
    <w:name w:val="Hyperlink"/>
    <w:basedOn w:val="Fuentedeprrafopredeter"/>
    <w:uiPriority w:val="99"/>
    <w:rsid w:val="008D5640"/>
    <w:rPr>
      <w:color w:val="0000FF"/>
      <w:u w:val="single"/>
    </w:rPr>
  </w:style>
  <w:style w:type="paragraph" w:styleId="Sangradetextonormal">
    <w:name w:val="Body Text Indent"/>
    <w:basedOn w:val="Normal"/>
    <w:link w:val="SangradetextonormalCar"/>
    <w:uiPriority w:val="99"/>
    <w:rsid w:val="008D5640"/>
    <w:pPr>
      <w:ind w:left="1440" w:hanging="1080"/>
      <w:jc w:val="both"/>
    </w:pPr>
    <w:rPr>
      <w:rFonts w:ascii="Arial" w:hAnsi="Arial" w:cs="Arial"/>
      <w:sz w:val="22"/>
      <w:szCs w:val="22"/>
    </w:rPr>
  </w:style>
  <w:style w:type="character" w:customStyle="1" w:styleId="SangradetextonormalCar">
    <w:name w:val="Sangría de texto normal Car"/>
    <w:basedOn w:val="Fuentedeprrafopredeter"/>
    <w:link w:val="Sangradetextonormal"/>
    <w:uiPriority w:val="99"/>
    <w:rsid w:val="008D5640"/>
    <w:rPr>
      <w:rFonts w:eastAsia="Times New Roman"/>
      <w:sz w:val="22"/>
      <w:szCs w:val="22"/>
      <w:lang w:eastAsia="es-ES"/>
    </w:rPr>
  </w:style>
  <w:style w:type="paragraph" w:styleId="Encabezado">
    <w:name w:val="header"/>
    <w:basedOn w:val="Normal"/>
    <w:link w:val="EncabezadoCar"/>
    <w:rsid w:val="008D5640"/>
    <w:pPr>
      <w:tabs>
        <w:tab w:val="center" w:pos="4419"/>
        <w:tab w:val="right" w:pos="8838"/>
      </w:tabs>
    </w:pPr>
    <w:rPr>
      <w:sz w:val="20"/>
      <w:szCs w:val="20"/>
      <w:lang w:val="es-ES_tradnl"/>
    </w:rPr>
  </w:style>
  <w:style w:type="character" w:customStyle="1" w:styleId="EncabezadoCar">
    <w:name w:val="Encabezado Car"/>
    <w:basedOn w:val="Fuentedeprrafopredeter"/>
    <w:link w:val="Encabezado"/>
    <w:rsid w:val="008D5640"/>
    <w:rPr>
      <w:rFonts w:ascii="Times New Roman" w:eastAsia="Times New Roman" w:hAnsi="Times New Roman" w:cs="Times New Roman"/>
      <w:sz w:val="20"/>
      <w:szCs w:val="20"/>
      <w:lang w:val="es-ES_tradnl" w:eastAsia="es-ES"/>
    </w:rPr>
  </w:style>
  <w:style w:type="character" w:customStyle="1" w:styleId="HeaderChar">
    <w:name w:val="Header Char"/>
    <w:basedOn w:val="Fuentedeprrafopredeter"/>
    <w:uiPriority w:val="99"/>
    <w:locked/>
    <w:rsid w:val="008D5640"/>
    <w:rPr>
      <w:rFonts w:ascii="Times New Roman" w:hAnsi="Times New Roman" w:cs="Times New Roman"/>
      <w:sz w:val="20"/>
      <w:szCs w:val="20"/>
      <w:lang w:val="es-ES_tradnl" w:eastAsia="es-ES"/>
    </w:rPr>
  </w:style>
  <w:style w:type="paragraph" w:styleId="Textoindependiente3">
    <w:name w:val="Body Text 3"/>
    <w:basedOn w:val="Normal"/>
    <w:link w:val="Textoindependiente3Car"/>
    <w:uiPriority w:val="99"/>
    <w:rsid w:val="008D5640"/>
    <w:pPr>
      <w:jc w:val="both"/>
    </w:pPr>
    <w:rPr>
      <w:sz w:val="20"/>
      <w:szCs w:val="20"/>
      <w:lang w:val="es-MX"/>
    </w:rPr>
  </w:style>
  <w:style w:type="character" w:customStyle="1" w:styleId="Textoindependiente3Car">
    <w:name w:val="Texto independiente 3 Car"/>
    <w:basedOn w:val="Fuentedeprrafopredeter"/>
    <w:link w:val="Textoindependiente3"/>
    <w:uiPriority w:val="99"/>
    <w:rsid w:val="008D5640"/>
    <w:rPr>
      <w:rFonts w:ascii="Times New Roman" w:eastAsia="Times New Roman" w:hAnsi="Times New Roman" w:cs="Times New Roman"/>
      <w:sz w:val="20"/>
      <w:szCs w:val="20"/>
      <w:lang w:val="es-MX" w:eastAsia="es-ES"/>
    </w:rPr>
  </w:style>
  <w:style w:type="paragraph" w:styleId="Piedepgina">
    <w:name w:val="footer"/>
    <w:basedOn w:val="Normal"/>
    <w:link w:val="PiedepginaCar"/>
    <w:uiPriority w:val="99"/>
    <w:rsid w:val="008D5640"/>
    <w:pPr>
      <w:tabs>
        <w:tab w:val="center" w:pos="4419"/>
        <w:tab w:val="right" w:pos="8838"/>
      </w:tabs>
    </w:pPr>
  </w:style>
  <w:style w:type="character" w:customStyle="1" w:styleId="PiedepginaCar">
    <w:name w:val="Pie de página Car"/>
    <w:basedOn w:val="Fuentedeprrafopredeter"/>
    <w:link w:val="Piedepgina"/>
    <w:uiPriority w:val="99"/>
    <w:rsid w:val="008D5640"/>
    <w:rPr>
      <w:rFonts w:ascii="Times New Roman" w:eastAsia="Times New Roman" w:hAnsi="Times New Roman" w:cs="Times New Roman"/>
      <w:sz w:val="24"/>
      <w:szCs w:val="24"/>
      <w:lang w:eastAsia="es-ES"/>
    </w:rPr>
  </w:style>
  <w:style w:type="paragraph" w:customStyle="1" w:styleId="Textoindependiente21">
    <w:name w:val="Texto independiente 21"/>
    <w:basedOn w:val="Normal"/>
    <w:uiPriority w:val="99"/>
    <w:rsid w:val="008D5640"/>
    <w:pPr>
      <w:jc w:val="both"/>
    </w:pPr>
    <w:rPr>
      <w:rFonts w:ascii="Univers" w:hAnsi="Univers" w:cs="Univers"/>
      <w:b/>
      <w:bCs/>
      <w:sz w:val="28"/>
      <w:szCs w:val="28"/>
      <w:lang w:val="es-ES_tradnl"/>
    </w:rPr>
  </w:style>
  <w:style w:type="character" w:styleId="Nmerodepgina">
    <w:name w:val="page number"/>
    <w:basedOn w:val="Fuentedeprrafopredeter"/>
    <w:uiPriority w:val="99"/>
    <w:rsid w:val="008D5640"/>
  </w:style>
  <w:style w:type="paragraph" w:styleId="Ttulo">
    <w:name w:val="Title"/>
    <w:aliases w:val="Car1"/>
    <w:basedOn w:val="Normal"/>
    <w:link w:val="TtuloCar"/>
    <w:qFormat/>
    <w:rsid w:val="008D5640"/>
    <w:pPr>
      <w:jc w:val="center"/>
    </w:pPr>
    <w:rPr>
      <w:b/>
      <w:bCs/>
      <w:sz w:val="36"/>
      <w:szCs w:val="36"/>
      <w:lang w:val="es-MX"/>
    </w:rPr>
  </w:style>
  <w:style w:type="character" w:customStyle="1" w:styleId="TtuloCar">
    <w:name w:val="Título Car"/>
    <w:aliases w:val="Car1 Car"/>
    <w:basedOn w:val="Fuentedeprrafopredeter"/>
    <w:link w:val="Ttulo"/>
    <w:uiPriority w:val="99"/>
    <w:rsid w:val="008D5640"/>
    <w:rPr>
      <w:rFonts w:ascii="Times New Roman" w:eastAsia="Times New Roman" w:hAnsi="Times New Roman" w:cs="Times New Roman"/>
      <w:b/>
      <w:bCs/>
      <w:sz w:val="36"/>
      <w:szCs w:val="36"/>
      <w:lang w:val="es-MX" w:eastAsia="es-ES"/>
    </w:rPr>
  </w:style>
  <w:style w:type="paragraph" w:styleId="Textoindependiente">
    <w:name w:val="Body Text"/>
    <w:basedOn w:val="Normal"/>
    <w:link w:val="TextoindependienteCar"/>
    <w:uiPriority w:val="99"/>
    <w:rsid w:val="008D5640"/>
    <w:pPr>
      <w:spacing w:after="120"/>
    </w:pPr>
  </w:style>
  <w:style w:type="character" w:customStyle="1" w:styleId="TextoindependienteCar">
    <w:name w:val="Texto independiente Car"/>
    <w:basedOn w:val="Fuentedeprrafopredeter"/>
    <w:link w:val="Textoindependiente"/>
    <w:uiPriority w:val="99"/>
    <w:rsid w:val="008D564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D56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uiPriority w:val="99"/>
    <w:qFormat/>
    <w:rsid w:val="008D5640"/>
    <w:pPr>
      <w:jc w:val="both"/>
    </w:pPr>
    <w:rPr>
      <w:rFonts w:ascii="Arial" w:hAnsi="Arial" w:cs="Arial"/>
      <w:b/>
      <w:bCs/>
    </w:rPr>
  </w:style>
  <w:style w:type="character" w:customStyle="1" w:styleId="SubttuloCar">
    <w:name w:val="Subtítulo Car"/>
    <w:basedOn w:val="Fuentedeprrafopredeter"/>
    <w:link w:val="Subttulo"/>
    <w:uiPriority w:val="99"/>
    <w:rsid w:val="008D5640"/>
    <w:rPr>
      <w:rFonts w:eastAsia="Times New Roman"/>
      <w:b/>
      <w:bCs/>
      <w:sz w:val="24"/>
      <w:szCs w:val="24"/>
      <w:lang w:eastAsia="es-ES"/>
    </w:rPr>
  </w:style>
  <w:style w:type="paragraph" w:styleId="Textodebloque">
    <w:name w:val="Block Text"/>
    <w:basedOn w:val="Normal"/>
    <w:uiPriority w:val="99"/>
    <w:rsid w:val="008D5640"/>
    <w:pPr>
      <w:ind w:left="-709" w:right="-285"/>
      <w:jc w:val="both"/>
    </w:pPr>
    <w:rPr>
      <w:sz w:val="22"/>
      <w:szCs w:val="22"/>
      <w:lang w:val="es-MX"/>
    </w:rPr>
  </w:style>
  <w:style w:type="paragraph" w:customStyle="1" w:styleId="xl24">
    <w:name w:val="xl24"/>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25">
    <w:name w:val="xl25"/>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b/>
      <w:bCs/>
    </w:rPr>
  </w:style>
  <w:style w:type="paragraph" w:customStyle="1" w:styleId="xl26">
    <w:name w:val="xl26"/>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6"/>
      <w:szCs w:val="16"/>
    </w:rPr>
  </w:style>
  <w:style w:type="paragraph" w:customStyle="1" w:styleId="xl27">
    <w:name w:val="xl27"/>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28">
    <w:name w:val="xl28"/>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pPr>
    <w:rPr>
      <w:sz w:val="16"/>
      <w:szCs w:val="16"/>
    </w:rPr>
  </w:style>
  <w:style w:type="paragraph" w:customStyle="1" w:styleId="xl29">
    <w:name w:val="xl29"/>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30">
    <w:name w:val="xl30"/>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xl31">
    <w:name w:val="xl31"/>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Default">
    <w:name w:val="Default"/>
    <w:rsid w:val="008D5640"/>
    <w:pPr>
      <w:widowControl w:val="0"/>
      <w:autoSpaceDE w:val="0"/>
      <w:autoSpaceDN w:val="0"/>
      <w:adjustRightInd w:val="0"/>
      <w:spacing w:after="0" w:line="240" w:lineRule="auto"/>
    </w:pPr>
    <w:rPr>
      <w:rFonts w:ascii="Amaze" w:eastAsia="Times New Roman" w:hAnsi="Amaze" w:cs="Amaze"/>
      <w:color w:val="000000"/>
      <w:sz w:val="24"/>
      <w:szCs w:val="24"/>
      <w:lang w:eastAsia="es-ES"/>
    </w:rPr>
  </w:style>
  <w:style w:type="paragraph" w:customStyle="1" w:styleId="xl67">
    <w:name w:val="xl67"/>
    <w:basedOn w:val="Normal"/>
    <w:uiPriority w:val="99"/>
    <w:rsid w:val="008D5640"/>
    <w:pPr>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pPr>
    <w:rPr>
      <w:rFonts w:ascii="Arial" w:hAnsi="Arial" w:cs="Arial"/>
      <w:b/>
      <w:bCs/>
      <w:sz w:val="16"/>
      <w:szCs w:val="16"/>
    </w:rPr>
  </w:style>
  <w:style w:type="character" w:styleId="Hipervnculovisitado">
    <w:name w:val="FollowedHyperlink"/>
    <w:basedOn w:val="Fuentedeprrafopredeter"/>
    <w:uiPriority w:val="99"/>
    <w:rsid w:val="008D5640"/>
    <w:rPr>
      <w:color w:val="800080"/>
      <w:u w:val="single"/>
    </w:rPr>
  </w:style>
  <w:style w:type="paragraph" w:customStyle="1" w:styleId="xl65">
    <w:name w:val="xl65"/>
    <w:basedOn w:val="Normal"/>
    <w:uiPriority w:val="99"/>
    <w:rsid w:val="008D5640"/>
    <w:pPr>
      <w:spacing w:before="100" w:beforeAutospacing="1" w:after="100" w:afterAutospacing="1"/>
      <w:jc w:val="center"/>
    </w:pPr>
    <w:rPr>
      <w:rFonts w:ascii="Arial" w:hAnsi="Arial" w:cs="Arial"/>
      <w:b/>
      <w:bCs/>
      <w:sz w:val="16"/>
      <w:szCs w:val="16"/>
    </w:rPr>
  </w:style>
  <w:style w:type="paragraph" w:customStyle="1" w:styleId="xl66">
    <w:name w:val="xl66"/>
    <w:basedOn w:val="Normal"/>
    <w:uiPriority w:val="99"/>
    <w:rsid w:val="008D5640"/>
    <w:pPr>
      <w:spacing w:before="100" w:beforeAutospacing="1" w:after="100" w:afterAutospacing="1"/>
      <w:jc w:val="center"/>
    </w:pPr>
    <w:rPr>
      <w:rFonts w:ascii="Arial" w:hAnsi="Arial" w:cs="Arial"/>
      <w:sz w:val="16"/>
      <w:szCs w:val="16"/>
    </w:rPr>
  </w:style>
  <w:style w:type="paragraph" w:customStyle="1" w:styleId="xl68">
    <w:name w:val="xl68"/>
    <w:basedOn w:val="Normal"/>
    <w:uiPriority w:val="99"/>
    <w:rsid w:val="008D564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Arial" w:hAnsi="Arial" w:cs="Arial"/>
      <w:b/>
      <w:bCs/>
      <w:sz w:val="16"/>
      <w:szCs w:val="16"/>
    </w:rPr>
  </w:style>
  <w:style w:type="paragraph" w:customStyle="1" w:styleId="xl69">
    <w:name w:val="xl69"/>
    <w:basedOn w:val="Normal"/>
    <w:uiPriority w:val="99"/>
    <w:rsid w:val="008D564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Arial" w:hAnsi="Arial" w:cs="Arial"/>
      <w:b/>
      <w:bCs/>
      <w:sz w:val="16"/>
      <w:szCs w:val="16"/>
    </w:rPr>
  </w:style>
  <w:style w:type="paragraph" w:customStyle="1" w:styleId="xl70">
    <w:name w:val="xl70"/>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sz w:val="16"/>
      <w:szCs w:val="16"/>
    </w:rPr>
  </w:style>
  <w:style w:type="paragraph" w:customStyle="1" w:styleId="xl71">
    <w:name w:val="xl71"/>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72">
    <w:name w:val="xl72"/>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6"/>
      <w:szCs w:val="16"/>
    </w:rPr>
  </w:style>
  <w:style w:type="paragraph" w:styleId="Textodeglobo">
    <w:name w:val="Balloon Text"/>
    <w:basedOn w:val="Normal"/>
    <w:link w:val="TextodegloboCar"/>
    <w:uiPriority w:val="99"/>
    <w:semiHidden/>
    <w:rsid w:val="008D5640"/>
    <w:rPr>
      <w:rFonts w:ascii="Tahoma" w:hAnsi="Tahoma" w:cs="Tahoma"/>
      <w:sz w:val="16"/>
      <w:szCs w:val="16"/>
    </w:rPr>
  </w:style>
  <w:style w:type="character" w:customStyle="1" w:styleId="TextodegloboCar">
    <w:name w:val="Texto de globo Car"/>
    <w:basedOn w:val="Fuentedeprrafopredeter"/>
    <w:link w:val="Textodeglobo"/>
    <w:uiPriority w:val="99"/>
    <w:semiHidden/>
    <w:rsid w:val="008D5640"/>
    <w:rPr>
      <w:rFonts w:ascii="Tahoma" w:eastAsia="Times New Roman" w:hAnsi="Tahoma" w:cs="Tahoma"/>
      <w:sz w:val="16"/>
      <w:szCs w:val="16"/>
      <w:lang w:eastAsia="es-ES"/>
    </w:rPr>
  </w:style>
  <w:style w:type="paragraph" w:customStyle="1" w:styleId="CarCarCarCarCarCarCarCarCarCarCarCarCarCarCarCarCarCarCarCarCar1CarCarCarCar">
    <w:name w:val="Car Car Car Car Car Car Car Car Car Car Car Car Car Car Car Car Car Car Car Car Car1 Car Car Car Car"/>
    <w:basedOn w:val="Normal"/>
    <w:uiPriority w:val="99"/>
    <w:rsid w:val="008D5640"/>
    <w:pPr>
      <w:spacing w:after="160" w:line="240" w:lineRule="exact"/>
    </w:pPr>
    <w:rPr>
      <w:rFonts w:ascii="Tahoma" w:hAnsi="Tahoma" w:cs="Tahoma"/>
      <w:sz w:val="20"/>
      <w:szCs w:val="20"/>
      <w:lang w:val="en-US" w:eastAsia="en-US"/>
    </w:rPr>
  </w:style>
  <w:style w:type="paragraph" w:customStyle="1" w:styleId="xl90">
    <w:name w:val="xl90"/>
    <w:basedOn w:val="Normal"/>
    <w:link w:val="xl90Car"/>
    <w:uiPriority w:val="99"/>
    <w:rsid w:val="008D5640"/>
    <w:pPr>
      <w:pBdr>
        <w:top w:val="single" w:sz="4" w:space="0" w:color="auto"/>
        <w:left w:val="single" w:sz="4" w:space="0" w:color="auto"/>
        <w:bottom w:val="single" w:sz="4" w:space="0" w:color="auto"/>
      </w:pBdr>
      <w:spacing w:before="100" w:beforeAutospacing="1" w:after="100" w:afterAutospacing="1"/>
      <w:textAlignment w:val="top"/>
    </w:pPr>
    <w:rPr>
      <w:rFonts w:ascii="Arial" w:eastAsia="Calibri" w:hAnsi="Arial"/>
      <w:sz w:val="18"/>
      <w:szCs w:val="18"/>
    </w:rPr>
  </w:style>
  <w:style w:type="character" w:customStyle="1" w:styleId="xl90Car">
    <w:name w:val="xl90 Car"/>
    <w:link w:val="xl90"/>
    <w:uiPriority w:val="99"/>
    <w:locked/>
    <w:rsid w:val="008D5640"/>
    <w:rPr>
      <w:rFonts w:eastAsia="Calibri" w:cs="Times New Roman"/>
      <w:lang w:eastAsia="es-ES"/>
    </w:rPr>
  </w:style>
  <w:style w:type="character" w:customStyle="1" w:styleId="CarCar">
    <w:name w:val="Car Car"/>
    <w:uiPriority w:val="99"/>
    <w:locked/>
    <w:rsid w:val="008D5640"/>
    <w:rPr>
      <w:b/>
      <w:bCs/>
      <w:sz w:val="36"/>
      <w:szCs w:val="36"/>
      <w:lang w:val="es-MX" w:eastAsia="es-ES"/>
    </w:rPr>
  </w:style>
  <w:style w:type="paragraph" w:customStyle="1" w:styleId="xl22">
    <w:name w:val="xl22"/>
    <w:basedOn w:val="Normal"/>
    <w:uiPriority w:val="99"/>
    <w:rsid w:val="008D5640"/>
    <w:pPr>
      <w:spacing w:before="100" w:beforeAutospacing="1" w:after="100" w:afterAutospacing="1"/>
      <w:jc w:val="center"/>
    </w:pPr>
    <w:rPr>
      <w:rFonts w:ascii="Arial Unicode MS" w:cs="Arial Unicode MS"/>
    </w:rPr>
  </w:style>
  <w:style w:type="paragraph" w:customStyle="1" w:styleId="CarCarCarCar">
    <w:name w:val="Car Car Car Car"/>
    <w:basedOn w:val="Normal"/>
    <w:uiPriority w:val="99"/>
    <w:rsid w:val="008D5640"/>
    <w:pPr>
      <w:spacing w:after="160" w:line="240" w:lineRule="exact"/>
    </w:pPr>
    <w:rPr>
      <w:rFonts w:ascii="Tahoma" w:hAnsi="Tahoma" w:cs="Tahoma"/>
      <w:sz w:val="20"/>
      <w:szCs w:val="20"/>
      <w:lang w:val="en-US" w:eastAsia="en-US"/>
    </w:rPr>
  </w:style>
  <w:style w:type="paragraph" w:customStyle="1" w:styleId="CarCarCarCar1">
    <w:name w:val="Car Car Car Car1"/>
    <w:basedOn w:val="Normal"/>
    <w:uiPriority w:val="99"/>
    <w:rsid w:val="008D5640"/>
    <w:pPr>
      <w:spacing w:after="160" w:line="240" w:lineRule="exact"/>
    </w:pPr>
    <w:rPr>
      <w:rFonts w:ascii="Tahoma" w:hAnsi="Tahoma" w:cs="Tahoma"/>
      <w:sz w:val="20"/>
      <w:szCs w:val="20"/>
      <w:lang w:val="en-US" w:eastAsia="en-US"/>
    </w:rPr>
  </w:style>
  <w:style w:type="character" w:customStyle="1" w:styleId="Car1CarCar">
    <w:name w:val="Car1 Car Car"/>
    <w:uiPriority w:val="99"/>
    <w:locked/>
    <w:rsid w:val="008D5640"/>
    <w:rPr>
      <w:b/>
      <w:bCs/>
      <w:sz w:val="36"/>
      <w:szCs w:val="36"/>
      <w:lang w:val="es-MX" w:eastAsia="es-ES"/>
    </w:rPr>
  </w:style>
  <w:style w:type="paragraph" w:customStyle="1" w:styleId="Car3">
    <w:name w:val="Car3"/>
    <w:basedOn w:val="Normal"/>
    <w:uiPriority w:val="99"/>
    <w:rsid w:val="008D5640"/>
    <w:pPr>
      <w:spacing w:after="160" w:line="240" w:lineRule="exact"/>
    </w:pPr>
    <w:rPr>
      <w:rFonts w:ascii="Tahoma" w:hAnsi="Tahoma" w:cs="Tahoma"/>
      <w:sz w:val="20"/>
      <w:szCs w:val="20"/>
      <w:lang w:val="en-US" w:eastAsia="en-US"/>
    </w:rPr>
  </w:style>
  <w:style w:type="paragraph" w:customStyle="1" w:styleId="Car2">
    <w:name w:val="Car2"/>
    <w:basedOn w:val="Normal"/>
    <w:uiPriority w:val="99"/>
    <w:rsid w:val="008D5640"/>
    <w:pPr>
      <w:spacing w:after="160" w:line="240" w:lineRule="exact"/>
    </w:pPr>
    <w:rPr>
      <w:rFonts w:ascii="Tahoma" w:hAnsi="Tahoma" w:cs="Tahoma"/>
      <w:sz w:val="20"/>
      <w:szCs w:val="20"/>
      <w:lang w:val="en-US" w:eastAsia="en-US"/>
    </w:rPr>
  </w:style>
  <w:style w:type="paragraph" w:styleId="Textonotaalfinal">
    <w:name w:val="endnote text"/>
    <w:basedOn w:val="Normal"/>
    <w:link w:val="TextonotaalfinalCar"/>
    <w:uiPriority w:val="99"/>
    <w:semiHidden/>
    <w:rsid w:val="008D5640"/>
    <w:rPr>
      <w:sz w:val="20"/>
      <w:szCs w:val="20"/>
    </w:rPr>
  </w:style>
  <w:style w:type="character" w:customStyle="1" w:styleId="TextonotaalfinalCar">
    <w:name w:val="Texto nota al final Car"/>
    <w:basedOn w:val="Fuentedeprrafopredeter"/>
    <w:link w:val="Textonotaalfinal"/>
    <w:uiPriority w:val="99"/>
    <w:semiHidden/>
    <w:rsid w:val="008D5640"/>
    <w:rPr>
      <w:rFonts w:ascii="Times New Roman" w:eastAsia="Times New Roman" w:hAnsi="Times New Roman" w:cs="Times New Roman"/>
      <w:sz w:val="20"/>
      <w:szCs w:val="20"/>
      <w:lang w:eastAsia="es-ES"/>
    </w:rPr>
  </w:style>
  <w:style w:type="character" w:styleId="Refdenotaalfinal">
    <w:name w:val="endnote reference"/>
    <w:basedOn w:val="Fuentedeprrafopredeter"/>
    <w:uiPriority w:val="99"/>
    <w:semiHidden/>
    <w:rsid w:val="008D5640"/>
    <w:rPr>
      <w:vertAlign w:val="superscript"/>
    </w:rPr>
  </w:style>
  <w:style w:type="paragraph" w:styleId="Prrafodelista">
    <w:name w:val="List Paragraph"/>
    <w:aliases w:val="Párrafo de lista 2"/>
    <w:basedOn w:val="Normal"/>
    <w:link w:val="PrrafodelistaCar"/>
    <w:uiPriority w:val="34"/>
    <w:qFormat/>
    <w:rsid w:val="008D5640"/>
    <w:pPr>
      <w:ind w:left="720"/>
    </w:pPr>
    <w:rPr>
      <w:rFonts w:eastAsia="Calibri"/>
      <w:lang w:val="es-MX" w:eastAsia="es-MX"/>
    </w:rPr>
  </w:style>
  <w:style w:type="paragraph" w:customStyle="1" w:styleId="CarCarCarCarCarCarCar">
    <w:name w:val="Car Car Car Car Car Car Car"/>
    <w:basedOn w:val="Normal"/>
    <w:uiPriority w:val="99"/>
    <w:rsid w:val="008D5640"/>
    <w:pPr>
      <w:spacing w:after="160" w:line="240" w:lineRule="exact"/>
    </w:pPr>
    <w:rPr>
      <w:rFonts w:ascii="Tahoma" w:hAnsi="Tahoma" w:cs="Tahoma"/>
      <w:sz w:val="20"/>
      <w:szCs w:val="20"/>
      <w:lang w:val="en-US" w:eastAsia="en-US"/>
    </w:rPr>
  </w:style>
  <w:style w:type="paragraph" w:customStyle="1" w:styleId="Car21">
    <w:name w:val="Car21"/>
    <w:basedOn w:val="Normal"/>
    <w:uiPriority w:val="99"/>
    <w:rsid w:val="008D5640"/>
    <w:pPr>
      <w:spacing w:after="160" w:line="240" w:lineRule="exact"/>
    </w:pPr>
    <w:rPr>
      <w:rFonts w:ascii="Tahoma" w:hAnsi="Tahoma" w:cs="Tahoma"/>
      <w:sz w:val="20"/>
      <w:szCs w:val="20"/>
      <w:lang w:val="en-US" w:eastAsia="en-US"/>
    </w:rPr>
  </w:style>
  <w:style w:type="character" w:customStyle="1" w:styleId="Car1CarCar2">
    <w:name w:val="Car1 Car Car2"/>
    <w:uiPriority w:val="99"/>
    <w:locked/>
    <w:rsid w:val="008D5640"/>
    <w:rPr>
      <w:b/>
      <w:bCs/>
      <w:sz w:val="36"/>
      <w:szCs w:val="36"/>
      <w:lang w:val="es-MX" w:eastAsia="es-ES"/>
    </w:rPr>
  </w:style>
  <w:style w:type="character" w:customStyle="1" w:styleId="CarCar10">
    <w:name w:val="Car Car10"/>
    <w:uiPriority w:val="99"/>
    <w:semiHidden/>
    <w:locked/>
    <w:rsid w:val="008D5640"/>
    <w:rPr>
      <w:rFonts w:ascii="Arial" w:hAnsi="Arial" w:cs="Arial"/>
      <w:lang w:val="es-ES_tradnl" w:eastAsia="es-ES"/>
    </w:rPr>
  </w:style>
  <w:style w:type="character" w:customStyle="1" w:styleId="CarCar6">
    <w:name w:val="Car Car6"/>
    <w:uiPriority w:val="99"/>
    <w:semiHidden/>
    <w:locked/>
    <w:rsid w:val="008D5640"/>
    <w:rPr>
      <w:rFonts w:ascii="Arial" w:hAnsi="Arial" w:cs="Arial"/>
      <w:sz w:val="24"/>
      <w:szCs w:val="24"/>
      <w:lang w:val="es-ES" w:eastAsia="es-ES"/>
    </w:rPr>
  </w:style>
  <w:style w:type="character" w:customStyle="1" w:styleId="CarCar7">
    <w:name w:val="Car Car7"/>
    <w:uiPriority w:val="99"/>
    <w:semiHidden/>
    <w:rsid w:val="008D5640"/>
    <w:rPr>
      <w:lang w:val="es-ES_tradnl" w:eastAsia="es-ES"/>
    </w:rPr>
  </w:style>
  <w:style w:type="character" w:styleId="Refdecomentario">
    <w:name w:val="annotation reference"/>
    <w:basedOn w:val="Fuentedeprrafopredeter"/>
    <w:rsid w:val="008D5640"/>
    <w:rPr>
      <w:sz w:val="16"/>
      <w:szCs w:val="16"/>
    </w:rPr>
  </w:style>
  <w:style w:type="paragraph" w:styleId="Textocomentario">
    <w:name w:val="annotation text"/>
    <w:basedOn w:val="Normal"/>
    <w:link w:val="TextocomentarioCar"/>
    <w:rsid w:val="008D5640"/>
    <w:rPr>
      <w:sz w:val="20"/>
      <w:szCs w:val="20"/>
    </w:rPr>
  </w:style>
  <w:style w:type="character" w:customStyle="1" w:styleId="TextocomentarioCar">
    <w:name w:val="Texto comentario Car"/>
    <w:basedOn w:val="Fuentedeprrafopredeter"/>
    <w:link w:val="Textocomentario"/>
    <w:rsid w:val="008D5640"/>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rsid w:val="008D5640"/>
    <w:rPr>
      <w:b/>
      <w:bCs/>
    </w:rPr>
  </w:style>
  <w:style w:type="character" w:customStyle="1" w:styleId="AsuntodelcomentarioCar">
    <w:name w:val="Asunto del comentario Car"/>
    <w:basedOn w:val="TextocomentarioCar"/>
    <w:link w:val="Asuntodelcomentario"/>
    <w:uiPriority w:val="99"/>
    <w:semiHidden/>
    <w:rsid w:val="008D5640"/>
    <w:rPr>
      <w:rFonts w:ascii="Times New Roman" w:eastAsia="Times New Roman" w:hAnsi="Times New Roman" w:cs="Times New Roman"/>
      <w:b/>
      <w:bCs/>
      <w:sz w:val="20"/>
      <w:szCs w:val="20"/>
      <w:lang w:eastAsia="es-ES"/>
    </w:rPr>
  </w:style>
  <w:style w:type="paragraph" w:customStyle="1" w:styleId="CarCarCarCarCarCarCar1">
    <w:name w:val="Car Car Car Car Car Car Car1"/>
    <w:basedOn w:val="Normal"/>
    <w:uiPriority w:val="99"/>
    <w:rsid w:val="008D5640"/>
    <w:pPr>
      <w:spacing w:after="160" w:line="240" w:lineRule="exact"/>
    </w:pPr>
    <w:rPr>
      <w:rFonts w:ascii="Tahoma" w:hAnsi="Tahoma" w:cs="Tahoma"/>
      <w:sz w:val="20"/>
      <w:szCs w:val="20"/>
      <w:lang w:val="en-US" w:eastAsia="en-US"/>
    </w:rPr>
  </w:style>
  <w:style w:type="paragraph" w:customStyle="1" w:styleId="CarCarCar">
    <w:name w:val="Car Car Car"/>
    <w:basedOn w:val="Normal"/>
    <w:uiPriority w:val="99"/>
    <w:rsid w:val="008D5640"/>
    <w:pPr>
      <w:spacing w:after="160" w:line="240" w:lineRule="exact"/>
    </w:pPr>
    <w:rPr>
      <w:rFonts w:ascii="Tahoma" w:hAnsi="Tahoma" w:cs="Tahoma"/>
      <w:sz w:val="20"/>
      <w:szCs w:val="20"/>
      <w:lang w:val="en-US" w:eastAsia="en-US"/>
    </w:rPr>
  </w:style>
  <w:style w:type="paragraph" w:styleId="Sinespaciado">
    <w:name w:val="No Spacing"/>
    <w:uiPriority w:val="1"/>
    <w:qFormat/>
    <w:rsid w:val="008D5640"/>
    <w:pPr>
      <w:spacing w:after="0" w:line="240" w:lineRule="auto"/>
    </w:pPr>
    <w:rPr>
      <w:rFonts w:ascii="Times New Roman" w:eastAsia="Times New Roman" w:hAnsi="Times New Roman" w:cs="Times New Roman"/>
      <w:sz w:val="24"/>
      <w:szCs w:val="24"/>
      <w:lang w:eastAsia="es-ES"/>
    </w:rPr>
  </w:style>
  <w:style w:type="paragraph" w:styleId="TDC1">
    <w:name w:val="toc 1"/>
    <w:basedOn w:val="Normal"/>
    <w:next w:val="Normal"/>
    <w:autoRedefine/>
    <w:uiPriority w:val="39"/>
    <w:rsid w:val="007B6992"/>
    <w:pPr>
      <w:tabs>
        <w:tab w:val="left" w:pos="880"/>
        <w:tab w:val="right" w:leader="dot" w:pos="9397"/>
      </w:tabs>
      <w:overflowPunct w:val="0"/>
      <w:autoSpaceDE w:val="0"/>
      <w:autoSpaceDN w:val="0"/>
      <w:adjustRightInd w:val="0"/>
      <w:spacing w:before="360"/>
      <w:ind w:left="426"/>
      <w:jc w:val="center"/>
      <w:textAlignment w:val="baseline"/>
    </w:pPr>
    <w:rPr>
      <w:rFonts w:ascii="Arial" w:hAnsi="Arial" w:cs="Arial"/>
      <w:b/>
      <w:bCs/>
      <w:caps/>
      <w:lang w:val="es-ES_tradnl"/>
    </w:rPr>
  </w:style>
  <w:style w:type="paragraph" w:customStyle="1" w:styleId="Footer1">
    <w:name w:val="Footer1"/>
    <w:basedOn w:val="Normal"/>
    <w:uiPriority w:val="99"/>
    <w:rsid w:val="00E463F1"/>
    <w:pPr>
      <w:widowControl w:val="0"/>
      <w:tabs>
        <w:tab w:val="center" w:pos="4419"/>
        <w:tab w:val="right" w:pos="8838"/>
      </w:tabs>
      <w:autoSpaceDE w:val="0"/>
      <w:autoSpaceDN w:val="0"/>
      <w:adjustRightInd w:val="0"/>
    </w:pPr>
    <w:rPr>
      <w:rFonts w:ascii="Arial" w:hAnsi="Arial" w:cs="Arial"/>
      <w:color w:val="000000"/>
      <w:sz w:val="22"/>
      <w:szCs w:val="22"/>
      <w:lang w:val="en-US"/>
    </w:rPr>
  </w:style>
  <w:style w:type="character" w:customStyle="1" w:styleId="PageNumber1">
    <w:name w:val="Page Number1"/>
    <w:basedOn w:val="Fuentedeprrafopredeter"/>
    <w:uiPriority w:val="99"/>
    <w:rsid w:val="00E463F1"/>
    <w:rPr>
      <w:rFonts w:cs="Times New Roman"/>
      <w:sz w:val="20"/>
      <w:szCs w:val="20"/>
    </w:rPr>
  </w:style>
  <w:style w:type="paragraph" w:customStyle="1" w:styleId="StandardL2">
    <w:name w:val="Standard_L2"/>
    <w:basedOn w:val="Normal"/>
    <w:uiPriority w:val="99"/>
    <w:rsid w:val="00E463F1"/>
    <w:pPr>
      <w:numPr>
        <w:numId w:val="1"/>
      </w:numPr>
      <w:tabs>
        <w:tab w:val="clear" w:pos="360"/>
        <w:tab w:val="num" w:pos="2160"/>
      </w:tabs>
      <w:spacing w:after="240"/>
      <w:ind w:firstLine="1440"/>
      <w:outlineLvl w:val="1"/>
    </w:pPr>
    <w:rPr>
      <w:szCs w:val="20"/>
      <w:lang w:val="en-US" w:eastAsia="en-US"/>
    </w:rPr>
  </w:style>
  <w:style w:type="paragraph" w:customStyle="1" w:styleId="StandardL3">
    <w:name w:val="Standard_L3"/>
    <w:basedOn w:val="StandardL2"/>
    <w:uiPriority w:val="99"/>
    <w:rsid w:val="00E463F1"/>
    <w:pPr>
      <w:numPr>
        <w:ilvl w:val="1"/>
      </w:numPr>
      <w:ind w:left="720" w:firstLine="720"/>
      <w:outlineLvl w:val="2"/>
    </w:pPr>
  </w:style>
  <w:style w:type="paragraph" w:customStyle="1" w:styleId="StandardL4">
    <w:name w:val="Standard_L4"/>
    <w:basedOn w:val="StandardL3"/>
    <w:next w:val="Textoindependiente"/>
    <w:uiPriority w:val="99"/>
    <w:rsid w:val="00E463F1"/>
    <w:pPr>
      <w:numPr>
        <w:ilvl w:val="2"/>
      </w:numPr>
      <w:tabs>
        <w:tab w:val="clear" w:pos="2160"/>
        <w:tab w:val="num" w:pos="2880"/>
      </w:tabs>
      <w:ind w:left="0" w:firstLine="2160"/>
      <w:outlineLvl w:val="3"/>
    </w:pPr>
  </w:style>
  <w:style w:type="paragraph" w:customStyle="1" w:styleId="StandardL5">
    <w:name w:val="Standard_L5"/>
    <w:basedOn w:val="StandardL4"/>
    <w:next w:val="Textoindependiente"/>
    <w:uiPriority w:val="99"/>
    <w:rsid w:val="00E463F1"/>
    <w:pPr>
      <w:numPr>
        <w:ilvl w:val="3"/>
      </w:numPr>
      <w:tabs>
        <w:tab w:val="clear" w:pos="2880"/>
        <w:tab w:val="num" w:pos="3600"/>
      </w:tabs>
      <w:ind w:firstLine="2880"/>
      <w:outlineLvl w:val="4"/>
    </w:pPr>
  </w:style>
  <w:style w:type="paragraph" w:customStyle="1" w:styleId="StandardL6">
    <w:name w:val="Standard_L6"/>
    <w:basedOn w:val="StandardL5"/>
    <w:next w:val="Textoindependiente"/>
    <w:uiPriority w:val="99"/>
    <w:rsid w:val="00E463F1"/>
    <w:pPr>
      <w:numPr>
        <w:ilvl w:val="4"/>
      </w:numPr>
      <w:tabs>
        <w:tab w:val="clear" w:pos="3600"/>
        <w:tab w:val="num" w:pos="4320"/>
      </w:tabs>
      <w:ind w:firstLine="3600"/>
      <w:outlineLvl w:val="5"/>
    </w:pPr>
  </w:style>
  <w:style w:type="paragraph" w:customStyle="1" w:styleId="StandardL7">
    <w:name w:val="Standard_L7"/>
    <w:basedOn w:val="StandardL6"/>
    <w:next w:val="Textoindependiente"/>
    <w:uiPriority w:val="99"/>
    <w:rsid w:val="00E463F1"/>
    <w:pPr>
      <w:numPr>
        <w:ilvl w:val="5"/>
      </w:numPr>
      <w:tabs>
        <w:tab w:val="clear" w:pos="4320"/>
        <w:tab w:val="num" w:pos="5040"/>
      </w:tabs>
      <w:ind w:firstLine="4320"/>
      <w:outlineLvl w:val="6"/>
    </w:pPr>
  </w:style>
  <w:style w:type="paragraph" w:customStyle="1" w:styleId="StandardL8">
    <w:name w:val="Standard_L8"/>
    <w:basedOn w:val="StandardL7"/>
    <w:next w:val="Textoindependiente"/>
    <w:uiPriority w:val="99"/>
    <w:rsid w:val="00E463F1"/>
    <w:pPr>
      <w:numPr>
        <w:ilvl w:val="6"/>
      </w:numPr>
      <w:tabs>
        <w:tab w:val="clear" w:pos="5040"/>
        <w:tab w:val="num" w:pos="5760"/>
      </w:tabs>
      <w:ind w:firstLine="5040"/>
      <w:outlineLvl w:val="7"/>
    </w:pPr>
  </w:style>
  <w:style w:type="paragraph" w:customStyle="1" w:styleId="StandardL9">
    <w:name w:val="Standard_L9"/>
    <w:basedOn w:val="StandardL8"/>
    <w:next w:val="Textoindependiente"/>
    <w:uiPriority w:val="99"/>
    <w:rsid w:val="00E463F1"/>
    <w:pPr>
      <w:numPr>
        <w:ilvl w:val="7"/>
      </w:numPr>
      <w:tabs>
        <w:tab w:val="clear" w:pos="5760"/>
        <w:tab w:val="num" w:pos="6480"/>
      </w:tabs>
      <w:ind w:firstLine="5760"/>
      <w:outlineLvl w:val="8"/>
    </w:pPr>
  </w:style>
  <w:style w:type="character" w:customStyle="1" w:styleId="Normal1">
    <w:name w:val="Normal1"/>
    <w:basedOn w:val="Fuentedeprrafopredeter"/>
    <w:uiPriority w:val="99"/>
    <w:rsid w:val="00E463F1"/>
    <w:rPr>
      <w:rFonts w:ascii="CG Times" w:hAnsi="CG Times" w:cs="Times New Roman"/>
      <w:sz w:val="22"/>
      <w:lang w:val="en-US"/>
    </w:rPr>
  </w:style>
  <w:style w:type="paragraph" w:customStyle="1" w:styleId="spec">
    <w:name w:val="spec"/>
    <w:basedOn w:val="Normal"/>
    <w:rsid w:val="00E463F1"/>
    <w:pPr>
      <w:spacing w:before="100" w:beforeAutospacing="1" w:after="100" w:afterAutospacing="1"/>
    </w:pPr>
    <w:rPr>
      <w:lang w:val="es-MX" w:eastAsia="es-MX"/>
    </w:rPr>
  </w:style>
  <w:style w:type="paragraph" w:customStyle="1" w:styleId="char">
    <w:name w:val="char"/>
    <w:basedOn w:val="Normal"/>
    <w:rsid w:val="00E463F1"/>
    <w:pPr>
      <w:spacing w:before="100" w:beforeAutospacing="1" w:after="100" w:afterAutospacing="1"/>
    </w:pPr>
    <w:rPr>
      <w:lang w:val="es-MX" w:eastAsia="es-MX"/>
    </w:rPr>
  </w:style>
  <w:style w:type="table" w:customStyle="1" w:styleId="Tablaconcuadrcula1">
    <w:name w:val="Tabla con cuadrícula1"/>
    <w:basedOn w:val="Tablanormal"/>
    <w:next w:val="Tablaconcuadrcula"/>
    <w:uiPriority w:val="59"/>
    <w:rsid w:val="00E463F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E463F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E463F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E463F1"/>
    <w:pPr>
      <w:spacing w:after="0" w:line="240" w:lineRule="auto"/>
    </w:pPr>
    <w:rPr>
      <w:rFonts w:eastAsia="Times New Roman"/>
      <w:color w:val="000000"/>
      <w:sz w:val="22"/>
      <w:szCs w:val="22"/>
      <w:lang w:val="en-US" w:eastAsia="es-ES"/>
    </w:rPr>
  </w:style>
  <w:style w:type="character" w:customStyle="1" w:styleId="PrrafodelistaCar">
    <w:name w:val="Párrafo de lista Car"/>
    <w:aliases w:val="Párrafo de lista 2 Car"/>
    <w:basedOn w:val="Fuentedeprrafopredeter"/>
    <w:link w:val="Prrafodelista"/>
    <w:uiPriority w:val="34"/>
    <w:rsid w:val="00FE19D6"/>
    <w:rPr>
      <w:rFonts w:ascii="Times New Roman" w:eastAsia="Calibri" w:hAnsi="Times New Roman" w:cs="Times New Roman"/>
      <w:sz w:val="24"/>
      <w:szCs w:val="24"/>
      <w:lang w:val="es-MX" w:eastAsia="es-MX"/>
    </w:rPr>
  </w:style>
  <w:style w:type="paragraph" w:customStyle="1" w:styleId="BodyText22">
    <w:name w:val="Body Text 22"/>
    <w:basedOn w:val="Normal"/>
    <w:uiPriority w:val="99"/>
    <w:rsid w:val="001756B5"/>
    <w:pPr>
      <w:jc w:val="both"/>
    </w:pPr>
    <w:rPr>
      <w:rFonts w:ascii="Arial" w:hAnsi="Arial" w:cs="Arial"/>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640"/>
    <w:pPr>
      <w:spacing w:after="0" w:line="240" w:lineRule="auto"/>
    </w:pPr>
    <w:rPr>
      <w:rFonts w:ascii="Times New Roman" w:eastAsia="Times New Roman" w:hAnsi="Times New Roman" w:cs="Times New Roman"/>
      <w:sz w:val="24"/>
      <w:szCs w:val="24"/>
      <w:lang w:eastAsia="es-ES"/>
    </w:rPr>
  </w:style>
  <w:style w:type="paragraph" w:styleId="Ttulo1">
    <w:name w:val="heading 1"/>
    <w:aliases w:val="e,a"/>
    <w:basedOn w:val="Normal"/>
    <w:next w:val="Normal"/>
    <w:link w:val="Ttulo1Car"/>
    <w:uiPriority w:val="99"/>
    <w:qFormat/>
    <w:rsid w:val="008D5640"/>
    <w:pPr>
      <w:keepNext/>
      <w:outlineLvl w:val="0"/>
    </w:pPr>
    <w:rPr>
      <w:rFonts w:ascii="Tahoma" w:hAnsi="Tahoma" w:cs="Tahoma"/>
      <w:b/>
      <w:bCs/>
      <w:sz w:val="20"/>
      <w:szCs w:val="20"/>
    </w:rPr>
  </w:style>
  <w:style w:type="paragraph" w:styleId="Ttulo2">
    <w:name w:val="heading 2"/>
    <w:basedOn w:val="Normal"/>
    <w:next w:val="Normal"/>
    <w:link w:val="Ttulo2Car"/>
    <w:uiPriority w:val="99"/>
    <w:qFormat/>
    <w:rsid w:val="008D5640"/>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8D5640"/>
    <w:pPr>
      <w:keepNext/>
      <w:pBdr>
        <w:top w:val="single" w:sz="4" w:space="1" w:color="auto"/>
        <w:left w:val="single" w:sz="4" w:space="4" w:color="auto"/>
        <w:bottom w:val="single" w:sz="4" w:space="1" w:color="auto"/>
        <w:right w:val="single" w:sz="4" w:space="4" w:color="auto"/>
      </w:pBdr>
      <w:shd w:val="clear" w:color="auto" w:fill="E6E6E6"/>
      <w:jc w:val="center"/>
      <w:outlineLvl w:val="2"/>
    </w:pPr>
    <w:rPr>
      <w:rFonts w:ascii="Tahoma" w:hAnsi="Tahoma" w:cs="Tahoma"/>
      <w:b/>
      <w:bCs/>
      <w:sz w:val="20"/>
      <w:szCs w:val="20"/>
    </w:rPr>
  </w:style>
  <w:style w:type="paragraph" w:styleId="Ttulo4">
    <w:name w:val="heading 4"/>
    <w:basedOn w:val="Normal"/>
    <w:next w:val="Normal"/>
    <w:link w:val="Ttulo4Car"/>
    <w:uiPriority w:val="99"/>
    <w:qFormat/>
    <w:rsid w:val="008D5640"/>
    <w:pPr>
      <w:keepNext/>
      <w:jc w:val="both"/>
      <w:outlineLvl w:val="3"/>
    </w:pPr>
    <w:rPr>
      <w:rFonts w:ascii="Tahoma" w:hAnsi="Tahoma" w:cs="Tahoma"/>
      <w:b/>
      <w:bCs/>
      <w:color w:val="008000"/>
      <w:sz w:val="20"/>
      <w:szCs w:val="20"/>
    </w:rPr>
  </w:style>
  <w:style w:type="paragraph" w:styleId="Ttulo5">
    <w:name w:val="heading 5"/>
    <w:basedOn w:val="Normal"/>
    <w:next w:val="Normal"/>
    <w:link w:val="Ttulo5Car"/>
    <w:uiPriority w:val="99"/>
    <w:qFormat/>
    <w:rsid w:val="008D5640"/>
    <w:pPr>
      <w:spacing w:before="240" w:after="60"/>
      <w:outlineLvl w:val="4"/>
    </w:pPr>
    <w:rPr>
      <w:rFonts w:ascii="Arial" w:hAnsi="Arial" w:cs="Arial"/>
      <w:sz w:val="22"/>
      <w:szCs w:val="22"/>
      <w:lang w:val="es-ES_tradnl"/>
    </w:rPr>
  </w:style>
  <w:style w:type="paragraph" w:styleId="Ttulo6">
    <w:name w:val="heading 6"/>
    <w:basedOn w:val="Normal"/>
    <w:next w:val="Normal"/>
    <w:link w:val="Ttulo6Car"/>
    <w:uiPriority w:val="99"/>
    <w:qFormat/>
    <w:rsid w:val="008D5640"/>
    <w:pPr>
      <w:spacing w:before="240" w:after="60"/>
      <w:outlineLvl w:val="5"/>
    </w:pPr>
    <w:rPr>
      <w:b/>
      <w:bCs/>
      <w:sz w:val="22"/>
      <w:szCs w:val="22"/>
    </w:rPr>
  </w:style>
  <w:style w:type="paragraph" w:styleId="Ttulo7">
    <w:name w:val="heading 7"/>
    <w:basedOn w:val="Normal"/>
    <w:next w:val="Normal"/>
    <w:link w:val="Ttulo7Car"/>
    <w:uiPriority w:val="99"/>
    <w:qFormat/>
    <w:rsid w:val="008D5640"/>
    <w:pPr>
      <w:spacing w:before="240" w:after="60"/>
      <w:outlineLvl w:val="6"/>
    </w:pPr>
    <w:rPr>
      <w:rFonts w:ascii="Arial" w:hAnsi="Arial" w:cs="Arial"/>
      <w:sz w:val="20"/>
      <w:szCs w:val="20"/>
      <w:lang w:val="es-ES_tradnl"/>
    </w:rPr>
  </w:style>
  <w:style w:type="paragraph" w:styleId="Ttulo8">
    <w:name w:val="heading 8"/>
    <w:basedOn w:val="Normal"/>
    <w:next w:val="Normal"/>
    <w:link w:val="Ttulo8Car"/>
    <w:uiPriority w:val="99"/>
    <w:qFormat/>
    <w:rsid w:val="008D5640"/>
    <w:pPr>
      <w:spacing w:before="240" w:after="60"/>
      <w:outlineLvl w:val="7"/>
    </w:pPr>
    <w:rPr>
      <w:i/>
      <w:iCs/>
    </w:rPr>
  </w:style>
  <w:style w:type="paragraph" w:styleId="Ttulo9">
    <w:name w:val="heading 9"/>
    <w:basedOn w:val="Normal"/>
    <w:next w:val="Normal"/>
    <w:link w:val="Ttulo9Car"/>
    <w:uiPriority w:val="99"/>
    <w:qFormat/>
    <w:rsid w:val="008D5640"/>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 Car,a Car"/>
    <w:basedOn w:val="Fuentedeprrafopredeter"/>
    <w:link w:val="Ttulo1"/>
    <w:uiPriority w:val="99"/>
    <w:rsid w:val="008D5640"/>
    <w:rPr>
      <w:rFonts w:ascii="Tahoma" w:eastAsia="Times New Roman" w:hAnsi="Tahoma" w:cs="Tahoma"/>
      <w:b/>
      <w:bCs/>
      <w:sz w:val="20"/>
      <w:szCs w:val="20"/>
      <w:lang w:eastAsia="es-ES"/>
    </w:rPr>
  </w:style>
  <w:style w:type="character" w:customStyle="1" w:styleId="Ttulo2Car">
    <w:name w:val="Título 2 Car"/>
    <w:basedOn w:val="Fuentedeprrafopredeter"/>
    <w:link w:val="Ttulo2"/>
    <w:uiPriority w:val="99"/>
    <w:rsid w:val="008D5640"/>
    <w:rPr>
      <w:rFonts w:eastAsia="Times New Roman"/>
      <w:b/>
      <w:bCs/>
      <w:i/>
      <w:iCs/>
      <w:sz w:val="28"/>
      <w:szCs w:val="28"/>
      <w:lang w:eastAsia="es-ES"/>
    </w:rPr>
  </w:style>
  <w:style w:type="character" w:customStyle="1" w:styleId="Ttulo3Car">
    <w:name w:val="Título 3 Car"/>
    <w:basedOn w:val="Fuentedeprrafopredeter"/>
    <w:link w:val="Ttulo3"/>
    <w:uiPriority w:val="99"/>
    <w:rsid w:val="008D5640"/>
    <w:rPr>
      <w:rFonts w:ascii="Tahoma" w:eastAsia="Times New Roman" w:hAnsi="Tahoma" w:cs="Tahoma"/>
      <w:b/>
      <w:bCs/>
      <w:sz w:val="20"/>
      <w:szCs w:val="20"/>
      <w:shd w:val="clear" w:color="auto" w:fill="E6E6E6"/>
      <w:lang w:eastAsia="es-ES"/>
    </w:rPr>
  </w:style>
  <w:style w:type="character" w:customStyle="1" w:styleId="Ttulo4Car">
    <w:name w:val="Título 4 Car"/>
    <w:basedOn w:val="Fuentedeprrafopredeter"/>
    <w:link w:val="Ttulo4"/>
    <w:uiPriority w:val="99"/>
    <w:rsid w:val="008D5640"/>
    <w:rPr>
      <w:rFonts w:ascii="Tahoma" w:eastAsia="Times New Roman" w:hAnsi="Tahoma" w:cs="Tahoma"/>
      <w:b/>
      <w:bCs/>
      <w:color w:val="008000"/>
      <w:sz w:val="20"/>
      <w:szCs w:val="20"/>
      <w:lang w:eastAsia="es-ES"/>
    </w:rPr>
  </w:style>
  <w:style w:type="character" w:customStyle="1" w:styleId="Ttulo5Car">
    <w:name w:val="Título 5 Car"/>
    <w:basedOn w:val="Fuentedeprrafopredeter"/>
    <w:link w:val="Ttulo5"/>
    <w:uiPriority w:val="99"/>
    <w:rsid w:val="008D5640"/>
    <w:rPr>
      <w:rFonts w:eastAsia="Times New Roman"/>
      <w:sz w:val="22"/>
      <w:szCs w:val="22"/>
      <w:lang w:val="es-ES_tradnl" w:eastAsia="es-ES"/>
    </w:rPr>
  </w:style>
  <w:style w:type="character" w:customStyle="1" w:styleId="Ttulo6Car">
    <w:name w:val="Título 6 Car"/>
    <w:basedOn w:val="Fuentedeprrafopredeter"/>
    <w:link w:val="Ttulo6"/>
    <w:uiPriority w:val="99"/>
    <w:rsid w:val="008D5640"/>
    <w:rPr>
      <w:rFonts w:ascii="Times New Roman" w:eastAsia="Times New Roman" w:hAnsi="Times New Roman" w:cs="Times New Roman"/>
      <w:b/>
      <w:bCs/>
      <w:sz w:val="22"/>
      <w:szCs w:val="22"/>
      <w:lang w:eastAsia="es-ES"/>
    </w:rPr>
  </w:style>
  <w:style w:type="character" w:customStyle="1" w:styleId="Ttulo7Car">
    <w:name w:val="Título 7 Car"/>
    <w:basedOn w:val="Fuentedeprrafopredeter"/>
    <w:link w:val="Ttulo7"/>
    <w:uiPriority w:val="99"/>
    <w:rsid w:val="008D5640"/>
    <w:rPr>
      <w:rFonts w:eastAsia="Times New Roman"/>
      <w:sz w:val="20"/>
      <w:szCs w:val="20"/>
      <w:lang w:val="es-ES_tradnl" w:eastAsia="es-ES"/>
    </w:rPr>
  </w:style>
  <w:style w:type="character" w:customStyle="1" w:styleId="Ttulo8Car">
    <w:name w:val="Título 8 Car"/>
    <w:basedOn w:val="Fuentedeprrafopredeter"/>
    <w:link w:val="Ttulo8"/>
    <w:uiPriority w:val="99"/>
    <w:rsid w:val="008D5640"/>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uiPriority w:val="99"/>
    <w:rsid w:val="008D5640"/>
    <w:rPr>
      <w:rFonts w:eastAsia="Times New Roman"/>
      <w:sz w:val="22"/>
      <w:szCs w:val="22"/>
      <w:lang w:eastAsia="es-ES"/>
    </w:rPr>
  </w:style>
  <w:style w:type="paragraph" w:customStyle="1" w:styleId="Car">
    <w:name w:val="Car"/>
    <w:basedOn w:val="Normal"/>
    <w:uiPriority w:val="99"/>
    <w:rsid w:val="008D5640"/>
    <w:pPr>
      <w:spacing w:after="160" w:line="240" w:lineRule="exact"/>
    </w:pPr>
    <w:rPr>
      <w:rFonts w:ascii="Tahoma" w:hAnsi="Tahoma" w:cs="Tahoma"/>
      <w:sz w:val="20"/>
      <w:szCs w:val="20"/>
      <w:lang w:val="en-US" w:eastAsia="en-US"/>
    </w:rPr>
  </w:style>
  <w:style w:type="paragraph" w:styleId="Textoindependiente2">
    <w:name w:val="Body Text 2"/>
    <w:basedOn w:val="Normal"/>
    <w:link w:val="Textoindependiente2Car"/>
    <w:uiPriority w:val="99"/>
    <w:rsid w:val="008D5640"/>
    <w:pPr>
      <w:jc w:val="both"/>
    </w:pPr>
    <w:rPr>
      <w:rFonts w:ascii="Univers" w:hAnsi="Univers" w:cs="Univers"/>
      <w:sz w:val="22"/>
      <w:szCs w:val="22"/>
      <w:lang w:val="es-ES_tradnl"/>
    </w:rPr>
  </w:style>
  <w:style w:type="character" w:customStyle="1" w:styleId="Textoindependiente2Car">
    <w:name w:val="Texto independiente 2 Car"/>
    <w:basedOn w:val="Fuentedeprrafopredeter"/>
    <w:link w:val="Textoindependiente2"/>
    <w:uiPriority w:val="99"/>
    <w:rsid w:val="008D5640"/>
    <w:rPr>
      <w:rFonts w:ascii="Univers" w:eastAsia="Times New Roman" w:hAnsi="Univers" w:cs="Univers"/>
      <w:sz w:val="22"/>
      <w:szCs w:val="22"/>
      <w:lang w:val="es-ES_tradnl" w:eastAsia="es-ES"/>
    </w:rPr>
  </w:style>
  <w:style w:type="character" w:styleId="Hipervnculo">
    <w:name w:val="Hyperlink"/>
    <w:basedOn w:val="Fuentedeprrafopredeter"/>
    <w:uiPriority w:val="99"/>
    <w:rsid w:val="008D5640"/>
    <w:rPr>
      <w:color w:val="0000FF"/>
      <w:u w:val="single"/>
    </w:rPr>
  </w:style>
  <w:style w:type="paragraph" w:styleId="Sangradetextonormal">
    <w:name w:val="Body Text Indent"/>
    <w:basedOn w:val="Normal"/>
    <w:link w:val="SangradetextonormalCar"/>
    <w:uiPriority w:val="99"/>
    <w:rsid w:val="008D5640"/>
    <w:pPr>
      <w:ind w:left="1440" w:hanging="1080"/>
      <w:jc w:val="both"/>
    </w:pPr>
    <w:rPr>
      <w:rFonts w:ascii="Arial" w:hAnsi="Arial" w:cs="Arial"/>
      <w:sz w:val="22"/>
      <w:szCs w:val="22"/>
    </w:rPr>
  </w:style>
  <w:style w:type="character" w:customStyle="1" w:styleId="SangradetextonormalCar">
    <w:name w:val="Sangría de texto normal Car"/>
    <w:basedOn w:val="Fuentedeprrafopredeter"/>
    <w:link w:val="Sangradetextonormal"/>
    <w:uiPriority w:val="99"/>
    <w:rsid w:val="008D5640"/>
    <w:rPr>
      <w:rFonts w:eastAsia="Times New Roman"/>
      <w:sz w:val="22"/>
      <w:szCs w:val="22"/>
      <w:lang w:eastAsia="es-ES"/>
    </w:rPr>
  </w:style>
  <w:style w:type="paragraph" w:styleId="Encabezado">
    <w:name w:val="header"/>
    <w:basedOn w:val="Normal"/>
    <w:link w:val="EncabezadoCar"/>
    <w:rsid w:val="008D5640"/>
    <w:pPr>
      <w:tabs>
        <w:tab w:val="center" w:pos="4419"/>
        <w:tab w:val="right" w:pos="8838"/>
      </w:tabs>
    </w:pPr>
    <w:rPr>
      <w:sz w:val="20"/>
      <w:szCs w:val="20"/>
      <w:lang w:val="es-ES_tradnl"/>
    </w:rPr>
  </w:style>
  <w:style w:type="character" w:customStyle="1" w:styleId="EncabezadoCar">
    <w:name w:val="Encabezado Car"/>
    <w:basedOn w:val="Fuentedeprrafopredeter"/>
    <w:link w:val="Encabezado"/>
    <w:rsid w:val="008D5640"/>
    <w:rPr>
      <w:rFonts w:ascii="Times New Roman" w:eastAsia="Times New Roman" w:hAnsi="Times New Roman" w:cs="Times New Roman"/>
      <w:sz w:val="20"/>
      <w:szCs w:val="20"/>
      <w:lang w:val="es-ES_tradnl" w:eastAsia="es-ES"/>
    </w:rPr>
  </w:style>
  <w:style w:type="character" w:customStyle="1" w:styleId="HeaderChar">
    <w:name w:val="Header Char"/>
    <w:basedOn w:val="Fuentedeprrafopredeter"/>
    <w:uiPriority w:val="99"/>
    <w:locked/>
    <w:rsid w:val="008D5640"/>
    <w:rPr>
      <w:rFonts w:ascii="Times New Roman" w:hAnsi="Times New Roman" w:cs="Times New Roman"/>
      <w:sz w:val="20"/>
      <w:szCs w:val="20"/>
      <w:lang w:val="es-ES_tradnl" w:eastAsia="es-ES"/>
    </w:rPr>
  </w:style>
  <w:style w:type="paragraph" w:styleId="Textoindependiente3">
    <w:name w:val="Body Text 3"/>
    <w:basedOn w:val="Normal"/>
    <w:link w:val="Textoindependiente3Car"/>
    <w:uiPriority w:val="99"/>
    <w:rsid w:val="008D5640"/>
    <w:pPr>
      <w:jc w:val="both"/>
    </w:pPr>
    <w:rPr>
      <w:sz w:val="20"/>
      <w:szCs w:val="20"/>
      <w:lang w:val="es-MX"/>
    </w:rPr>
  </w:style>
  <w:style w:type="character" w:customStyle="1" w:styleId="Textoindependiente3Car">
    <w:name w:val="Texto independiente 3 Car"/>
    <w:basedOn w:val="Fuentedeprrafopredeter"/>
    <w:link w:val="Textoindependiente3"/>
    <w:uiPriority w:val="99"/>
    <w:rsid w:val="008D5640"/>
    <w:rPr>
      <w:rFonts w:ascii="Times New Roman" w:eastAsia="Times New Roman" w:hAnsi="Times New Roman" w:cs="Times New Roman"/>
      <w:sz w:val="20"/>
      <w:szCs w:val="20"/>
      <w:lang w:val="es-MX" w:eastAsia="es-ES"/>
    </w:rPr>
  </w:style>
  <w:style w:type="paragraph" w:styleId="Piedepgina">
    <w:name w:val="footer"/>
    <w:basedOn w:val="Normal"/>
    <w:link w:val="PiedepginaCar"/>
    <w:uiPriority w:val="99"/>
    <w:rsid w:val="008D5640"/>
    <w:pPr>
      <w:tabs>
        <w:tab w:val="center" w:pos="4419"/>
        <w:tab w:val="right" w:pos="8838"/>
      </w:tabs>
    </w:pPr>
  </w:style>
  <w:style w:type="character" w:customStyle="1" w:styleId="PiedepginaCar">
    <w:name w:val="Pie de página Car"/>
    <w:basedOn w:val="Fuentedeprrafopredeter"/>
    <w:link w:val="Piedepgina"/>
    <w:uiPriority w:val="99"/>
    <w:rsid w:val="008D5640"/>
    <w:rPr>
      <w:rFonts w:ascii="Times New Roman" w:eastAsia="Times New Roman" w:hAnsi="Times New Roman" w:cs="Times New Roman"/>
      <w:sz w:val="24"/>
      <w:szCs w:val="24"/>
      <w:lang w:eastAsia="es-ES"/>
    </w:rPr>
  </w:style>
  <w:style w:type="paragraph" w:customStyle="1" w:styleId="Textoindependiente21">
    <w:name w:val="Texto independiente 21"/>
    <w:basedOn w:val="Normal"/>
    <w:uiPriority w:val="99"/>
    <w:rsid w:val="008D5640"/>
    <w:pPr>
      <w:jc w:val="both"/>
    </w:pPr>
    <w:rPr>
      <w:rFonts w:ascii="Univers" w:hAnsi="Univers" w:cs="Univers"/>
      <w:b/>
      <w:bCs/>
      <w:sz w:val="28"/>
      <w:szCs w:val="28"/>
      <w:lang w:val="es-ES_tradnl"/>
    </w:rPr>
  </w:style>
  <w:style w:type="character" w:styleId="Nmerodepgina">
    <w:name w:val="page number"/>
    <w:basedOn w:val="Fuentedeprrafopredeter"/>
    <w:uiPriority w:val="99"/>
    <w:rsid w:val="008D5640"/>
  </w:style>
  <w:style w:type="paragraph" w:styleId="Ttulo">
    <w:name w:val="Title"/>
    <w:aliases w:val="Car1"/>
    <w:basedOn w:val="Normal"/>
    <w:link w:val="TtuloCar"/>
    <w:qFormat/>
    <w:rsid w:val="008D5640"/>
    <w:pPr>
      <w:jc w:val="center"/>
    </w:pPr>
    <w:rPr>
      <w:b/>
      <w:bCs/>
      <w:sz w:val="36"/>
      <w:szCs w:val="36"/>
      <w:lang w:val="es-MX"/>
    </w:rPr>
  </w:style>
  <w:style w:type="character" w:customStyle="1" w:styleId="TtuloCar">
    <w:name w:val="Título Car"/>
    <w:aliases w:val="Car1 Car"/>
    <w:basedOn w:val="Fuentedeprrafopredeter"/>
    <w:link w:val="Ttulo"/>
    <w:uiPriority w:val="99"/>
    <w:rsid w:val="008D5640"/>
    <w:rPr>
      <w:rFonts w:ascii="Times New Roman" w:eastAsia="Times New Roman" w:hAnsi="Times New Roman" w:cs="Times New Roman"/>
      <w:b/>
      <w:bCs/>
      <w:sz w:val="36"/>
      <w:szCs w:val="36"/>
      <w:lang w:val="es-MX" w:eastAsia="es-ES"/>
    </w:rPr>
  </w:style>
  <w:style w:type="paragraph" w:styleId="Textoindependiente">
    <w:name w:val="Body Text"/>
    <w:basedOn w:val="Normal"/>
    <w:link w:val="TextoindependienteCar"/>
    <w:uiPriority w:val="99"/>
    <w:rsid w:val="008D5640"/>
    <w:pPr>
      <w:spacing w:after="120"/>
    </w:pPr>
  </w:style>
  <w:style w:type="character" w:customStyle="1" w:styleId="TextoindependienteCar">
    <w:name w:val="Texto independiente Car"/>
    <w:basedOn w:val="Fuentedeprrafopredeter"/>
    <w:link w:val="Textoindependiente"/>
    <w:uiPriority w:val="99"/>
    <w:rsid w:val="008D564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D56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uiPriority w:val="99"/>
    <w:qFormat/>
    <w:rsid w:val="008D5640"/>
    <w:pPr>
      <w:jc w:val="both"/>
    </w:pPr>
    <w:rPr>
      <w:rFonts w:ascii="Arial" w:hAnsi="Arial" w:cs="Arial"/>
      <w:b/>
      <w:bCs/>
    </w:rPr>
  </w:style>
  <w:style w:type="character" w:customStyle="1" w:styleId="SubttuloCar">
    <w:name w:val="Subtítulo Car"/>
    <w:basedOn w:val="Fuentedeprrafopredeter"/>
    <w:link w:val="Subttulo"/>
    <w:uiPriority w:val="99"/>
    <w:rsid w:val="008D5640"/>
    <w:rPr>
      <w:rFonts w:eastAsia="Times New Roman"/>
      <w:b/>
      <w:bCs/>
      <w:sz w:val="24"/>
      <w:szCs w:val="24"/>
      <w:lang w:eastAsia="es-ES"/>
    </w:rPr>
  </w:style>
  <w:style w:type="paragraph" w:styleId="Textodebloque">
    <w:name w:val="Block Text"/>
    <w:basedOn w:val="Normal"/>
    <w:uiPriority w:val="99"/>
    <w:rsid w:val="008D5640"/>
    <w:pPr>
      <w:ind w:left="-709" w:right="-285"/>
      <w:jc w:val="both"/>
    </w:pPr>
    <w:rPr>
      <w:sz w:val="22"/>
      <w:szCs w:val="22"/>
      <w:lang w:val="es-MX"/>
    </w:rPr>
  </w:style>
  <w:style w:type="paragraph" w:customStyle="1" w:styleId="xl24">
    <w:name w:val="xl24"/>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25">
    <w:name w:val="xl25"/>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b/>
      <w:bCs/>
    </w:rPr>
  </w:style>
  <w:style w:type="paragraph" w:customStyle="1" w:styleId="xl26">
    <w:name w:val="xl26"/>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6"/>
      <w:szCs w:val="16"/>
    </w:rPr>
  </w:style>
  <w:style w:type="paragraph" w:customStyle="1" w:styleId="xl27">
    <w:name w:val="xl27"/>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28">
    <w:name w:val="xl28"/>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pPr>
    <w:rPr>
      <w:sz w:val="16"/>
      <w:szCs w:val="16"/>
    </w:rPr>
  </w:style>
  <w:style w:type="paragraph" w:customStyle="1" w:styleId="xl29">
    <w:name w:val="xl29"/>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30">
    <w:name w:val="xl30"/>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xl31">
    <w:name w:val="xl31"/>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Default">
    <w:name w:val="Default"/>
    <w:rsid w:val="008D5640"/>
    <w:pPr>
      <w:widowControl w:val="0"/>
      <w:autoSpaceDE w:val="0"/>
      <w:autoSpaceDN w:val="0"/>
      <w:adjustRightInd w:val="0"/>
      <w:spacing w:after="0" w:line="240" w:lineRule="auto"/>
    </w:pPr>
    <w:rPr>
      <w:rFonts w:ascii="Amaze" w:eastAsia="Times New Roman" w:hAnsi="Amaze" w:cs="Amaze"/>
      <w:color w:val="000000"/>
      <w:sz w:val="24"/>
      <w:szCs w:val="24"/>
      <w:lang w:eastAsia="es-ES"/>
    </w:rPr>
  </w:style>
  <w:style w:type="paragraph" w:customStyle="1" w:styleId="xl67">
    <w:name w:val="xl67"/>
    <w:basedOn w:val="Normal"/>
    <w:uiPriority w:val="99"/>
    <w:rsid w:val="008D5640"/>
    <w:pPr>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pPr>
    <w:rPr>
      <w:rFonts w:ascii="Arial" w:hAnsi="Arial" w:cs="Arial"/>
      <w:b/>
      <w:bCs/>
      <w:sz w:val="16"/>
      <w:szCs w:val="16"/>
    </w:rPr>
  </w:style>
  <w:style w:type="character" w:styleId="Hipervnculovisitado">
    <w:name w:val="FollowedHyperlink"/>
    <w:basedOn w:val="Fuentedeprrafopredeter"/>
    <w:uiPriority w:val="99"/>
    <w:rsid w:val="008D5640"/>
    <w:rPr>
      <w:color w:val="800080"/>
      <w:u w:val="single"/>
    </w:rPr>
  </w:style>
  <w:style w:type="paragraph" w:customStyle="1" w:styleId="xl65">
    <w:name w:val="xl65"/>
    <w:basedOn w:val="Normal"/>
    <w:uiPriority w:val="99"/>
    <w:rsid w:val="008D5640"/>
    <w:pPr>
      <w:spacing w:before="100" w:beforeAutospacing="1" w:after="100" w:afterAutospacing="1"/>
      <w:jc w:val="center"/>
    </w:pPr>
    <w:rPr>
      <w:rFonts w:ascii="Arial" w:hAnsi="Arial" w:cs="Arial"/>
      <w:b/>
      <w:bCs/>
      <w:sz w:val="16"/>
      <w:szCs w:val="16"/>
    </w:rPr>
  </w:style>
  <w:style w:type="paragraph" w:customStyle="1" w:styleId="xl66">
    <w:name w:val="xl66"/>
    <w:basedOn w:val="Normal"/>
    <w:uiPriority w:val="99"/>
    <w:rsid w:val="008D5640"/>
    <w:pPr>
      <w:spacing w:before="100" w:beforeAutospacing="1" w:after="100" w:afterAutospacing="1"/>
      <w:jc w:val="center"/>
    </w:pPr>
    <w:rPr>
      <w:rFonts w:ascii="Arial" w:hAnsi="Arial" w:cs="Arial"/>
      <w:sz w:val="16"/>
      <w:szCs w:val="16"/>
    </w:rPr>
  </w:style>
  <w:style w:type="paragraph" w:customStyle="1" w:styleId="xl68">
    <w:name w:val="xl68"/>
    <w:basedOn w:val="Normal"/>
    <w:uiPriority w:val="99"/>
    <w:rsid w:val="008D564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Arial" w:hAnsi="Arial" w:cs="Arial"/>
      <w:b/>
      <w:bCs/>
      <w:sz w:val="16"/>
      <w:szCs w:val="16"/>
    </w:rPr>
  </w:style>
  <w:style w:type="paragraph" w:customStyle="1" w:styleId="xl69">
    <w:name w:val="xl69"/>
    <w:basedOn w:val="Normal"/>
    <w:uiPriority w:val="99"/>
    <w:rsid w:val="008D564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Arial" w:hAnsi="Arial" w:cs="Arial"/>
      <w:b/>
      <w:bCs/>
      <w:sz w:val="16"/>
      <w:szCs w:val="16"/>
    </w:rPr>
  </w:style>
  <w:style w:type="paragraph" w:customStyle="1" w:styleId="xl70">
    <w:name w:val="xl70"/>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sz w:val="16"/>
      <w:szCs w:val="16"/>
    </w:rPr>
  </w:style>
  <w:style w:type="paragraph" w:customStyle="1" w:styleId="xl71">
    <w:name w:val="xl71"/>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72">
    <w:name w:val="xl72"/>
    <w:basedOn w:val="Normal"/>
    <w:uiPriority w:val="99"/>
    <w:rsid w:val="008D564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6"/>
      <w:szCs w:val="16"/>
    </w:rPr>
  </w:style>
  <w:style w:type="paragraph" w:styleId="Textodeglobo">
    <w:name w:val="Balloon Text"/>
    <w:basedOn w:val="Normal"/>
    <w:link w:val="TextodegloboCar"/>
    <w:uiPriority w:val="99"/>
    <w:semiHidden/>
    <w:rsid w:val="008D5640"/>
    <w:rPr>
      <w:rFonts w:ascii="Tahoma" w:hAnsi="Tahoma" w:cs="Tahoma"/>
      <w:sz w:val="16"/>
      <w:szCs w:val="16"/>
    </w:rPr>
  </w:style>
  <w:style w:type="character" w:customStyle="1" w:styleId="TextodegloboCar">
    <w:name w:val="Texto de globo Car"/>
    <w:basedOn w:val="Fuentedeprrafopredeter"/>
    <w:link w:val="Textodeglobo"/>
    <w:uiPriority w:val="99"/>
    <w:semiHidden/>
    <w:rsid w:val="008D5640"/>
    <w:rPr>
      <w:rFonts w:ascii="Tahoma" w:eastAsia="Times New Roman" w:hAnsi="Tahoma" w:cs="Tahoma"/>
      <w:sz w:val="16"/>
      <w:szCs w:val="16"/>
      <w:lang w:eastAsia="es-ES"/>
    </w:rPr>
  </w:style>
  <w:style w:type="paragraph" w:customStyle="1" w:styleId="CarCarCarCarCarCarCarCarCarCarCarCarCarCarCarCarCarCarCarCarCar1CarCarCarCar">
    <w:name w:val="Car Car Car Car Car Car Car Car Car Car Car Car Car Car Car Car Car Car Car Car Car1 Car Car Car Car"/>
    <w:basedOn w:val="Normal"/>
    <w:uiPriority w:val="99"/>
    <w:rsid w:val="008D5640"/>
    <w:pPr>
      <w:spacing w:after="160" w:line="240" w:lineRule="exact"/>
    </w:pPr>
    <w:rPr>
      <w:rFonts w:ascii="Tahoma" w:hAnsi="Tahoma" w:cs="Tahoma"/>
      <w:sz w:val="20"/>
      <w:szCs w:val="20"/>
      <w:lang w:val="en-US" w:eastAsia="en-US"/>
    </w:rPr>
  </w:style>
  <w:style w:type="paragraph" w:customStyle="1" w:styleId="xl90">
    <w:name w:val="xl90"/>
    <w:basedOn w:val="Normal"/>
    <w:link w:val="xl90Car"/>
    <w:uiPriority w:val="99"/>
    <w:rsid w:val="008D5640"/>
    <w:pPr>
      <w:pBdr>
        <w:top w:val="single" w:sz="4" w:space="0" w:color="auto"/>
        <w:left w:val="single" w:sz="4" w:space="0" w:color="auto"/>
        <w:bottom w:val="single" w:sz="4" w:space="0" w:color="auto"/>
      </w:pBdr>
      <w:spacing w:before="100" w:beforeAutospacing="1" w:after="100" w:afterAutospacing="1"/>
      <w:textAlignment w:val="top"/>
    </w:pPr>
    <w:rPr>
      <w:rFonts w:ascii="Arial" w:eastAsia="Calibri" w:hAnsi="Arial"/>
      <w:sz w:val="18"/>
      <w:szCs w:val="18"/>
    </w:rPr>
  </w:style>
  <w:style w:type="character" w:customStyle="1" w:styleId="xl90Car">
    <w:name w:val="xl90 Car"/>
    <w:link w:val="xl90"/>
    <w:uiPriority w:val="99"/>
    <w:locked/>
    <w:rsid w:val="008D5640"/>
    <w:rPr>
      <w:rFonts w:eastAsia="Calibri" w:cs="Times New Roman"/>
      <w:lang w:eastAsia="es-ES"/>
    </w:rPr>
  </w:style>
  <w:style w:type="character" w:customStyle="1" w:styleId="CarCar">
    <w:name w:val="Car Car"/>
    <w:uiPriority w:val="99"/>
    <w:locked/>
    <w:rsid w:val="008D5640"/>
    <w:rPr>
      <w:b/>
      <w:bCs/>
      <w:sz w:val="36"/>
      <w:szCs w:val="36"/>
      <w:lang w:val="es-MX" w:eastAsia="es-ES"/>
    </w:rPr>
  </w:style>
  <w:style w:type="paragraph" w:customStyle="1" w:styleId="xl22">
    <w:name w:val="xl22"/>
    <w:basedOn w:val="Normal"/>
    <w:uiPriority w:val="99"/>
    <w:rsid w:val="008D5640"/>
    <w:pPr>
      <w:spacing w:before="100" w:beforeAutospacing="1" w:after="100" w:afterAutospacing="1"/>
      <w:jc w:val="center"/>
    </w:pPr>
    <w:rPr>
      <w:rFonts w:ascii="Arial Unicode MS" w:cs="Arial Unicode MS"/>
    </w:rPr>
  </w:style>
  <w:style w:type="paragraph" w:customStyle="1" w:styleId="CarCarCarCar">
    <w:name w:val="Car Car Car Car"/>
    <w:basedOn w:val="Normal"/>
    <w:uiPriority w:val="99"/>
    <w:rsid w:val="008D5640"/>
    <w:pPr>
      <w:spacing w:after="160" w:line="240" w:lineRule="exact"/>
    </w:pPr>
    <w:rPr>
      <w:rFonts w:ascii="Tahoma" w:hAnsi="Tahoma" w:cs="Tahoma"/>
      <w:sz w:val="20"/>
      <w:szCs w:val="20"/>
      <w:lang w:val="en-US" w:eastAsia="en-US"/>
    </w:rPr>
  </w:style>
  <w:style w:type="paragraph" w:customStyle="1" w:styleId="CarCarCarCar1">
    <w:name w:val="Car Car Car Car1"/>
    <w:basedOn w:val="Normal"/>
    <w:uiPriority w:val="99"/>
    <w:rsid w:val="008D5640"/>
    <w:pPr>
      <w:spacing w:after="160" w:line="240" w:lineRule="exact"/>
    </w:pPr>
    <w:rPr>
      <w:rFonts w:ascii="Tahoma" w:hAnsi="Tahoma" w:cs="Tahoma"/>
      <w:sz w:val="20"/>
      <w:szCs w:val="20"/>
      <w:lang w:val="en-US" w:eastAsia="en-US"/>
    </w:rPr>
  </w:style>
  <w:style w:type="character" w:customStyle="1" w:styleId="Car1CarCar">
    <w:name w:val="Car1 Car Car"/>
    <w:uiPriority w:val="99"/>
    <w:locked/>
    <w:rsid w:val="008D5640"/>
    <w:rPr>
      <w:b/>
      <w:bCs/>
      <w:sz w:val="36"/>
      <w:szCs w:val="36"/>
      <w:lang w:val="es-MX" w:eastAsia="es-ES"/>
    </w:rPr>
  </w:style>
  <w:style w:type="paragraph" w:customStyle="1" w:styleId="Car3">
    <w:name w:val="Car3"/>
    <w:basedOn w:val="Normal"/>
    <w:uiPriority w:val="99"/>
    <w:rsid w:val="008D5640"/>
    <w:pPr>
      <w:spacing w:after="160" w:line="240" w:lineRule="exact"/>
    </w:pPr>
    <w:rPr>
      <w:rFonts w:ascii="Tahoma" w:hAnsi="Tahoma" w:cs="Tahoma"/>
      <w:sz w:val="20"/>
      <w:szCs w:val="20"/>
      <w:lang w:val="en-US" w:eastAsia="en-US"/>
    </w:rPr>
  </w:style>
  <w:style w:type="paragraph" w:customStyle="1" w:styleId="Car2">
    <w:name w:val="Car2"/>
    <w:basedOn w:val="Normal"/>
    <w:uiPriority w:val="99"/>
    <w:rsid w:val="008D5640"/>
    <w:pPr>
      <w:spacing w:after="160" w:line="240" w:lineRule="exact"/>
    </w:pPr>
    <w:rPr>
      <w:rFonts w:ascii="Tahoma" w:hAnsi="Tahoma" w:cs="Tahoma"/>
      <w:sz w:val="20"/>
      <w:szCs w:val="20"/>
      <w:lang w:val="en-US" w:eastAsia="en-US"/>
    </w:rPr>
  </w:style>
  <w:style w:type="paragraph" w:styleId="Textonotaalfinal">
    <w:name w:val="endnote text"/>
    <w:basedOn w:val="Normal"/>
    <w:link w:val="TextonotaalfinalCar"/>
    <w:uiPriority w:val="99"/>
    <w:semiHidden/>
    <w:rsid w:val="008D5640"/>
    <w:rPr>
      <w:sz w:val="20"/>
      <w:szCs w:val="20"/>
    </w:rPr>
  </w:style>
  <w:style w:type="character" w:customStyle="1" w:styleId="TextonotaalfinalCar">
    <w:name w:val="Texto nota al final Car"/>
    <w:basedOn w:val="Fuentedeprrafopredeter"/>
    <w:link w:val="Textonotaalfinal"/>
    <w:uiPriority w:val="99"/>
    <w:semiHidden/>
    <w:rsid w:val="008D5640"/>
    <w:rPr>
      <w:rFonts w:ascii="Times New Roman" w:eastAsia="Times New Roman" w:hAnsi="Times New Roman" w:cs="Times New Roman"/>
      <w:sz w:val="20"/>
      <w:szCs w:val="20"/>
      <w:lang w:eastAsia="es-ES"/>
    </w:rPr>
  </w:style>
  <w:style w:type="character" w:styleId="Refdenotaalfinal">
    <w:name w:val="endnote reference"/>
    <w:basedOn w:val="Fuentedeprrafopredeter"/>
    <w:uiPriority w:val="99"/>
    <w:semiHidden/>
    <w:rsid w:val="008D5640"/>
    <w:rPr>
      <w:vertAlign w:val="superscript"/>
    </w:rPr>
  </w:style>
  <w:style w:type="paragraph" w:styleId="Prrafodelista">
    <w:name w:val="List Paragraph"/>
    <w:aliases w:val="Párrafo de lista 2"/>
    <w:basedOn w:val="Normal"/>
    <w:link w:val="PrrafodelistaCar"/>
    <w:uiPriority w:val="34"/>
    <w:qFormat/>
    <w:rsid w:val="008D5640"/>
    <w:pPr>
      <w:ind w:left="720"/>
    </w:pPr>
    <w:rPr>
      <w:rFonts w:eastAsia="Calibri"/>
      <w:lang w:val="es-MX" w:eastAsia="es-MX"/>
    </w:rPr>
  </w:style>
  <w:style w:type="paragraph" w:customStyle="1" w:styleId="CarCarCarCarCarCarCar">
    <w:name w:val="Car Car Car Car Car Car Car"/>
    <w:basedOn w:val="Normal"/>
    <w:uiPriority w:val="99"/>
    <w:rsid w:val="008D5640"/>
    <w:pPr>
      <w:spacing w:after="160" w:line="240" w:lineRule="exact"/>
    </w:pPr>
    <w:rPr>
      <w:rFonts w:ascii="Tahoma" w:hAnsi="Tahoma" w:cs="Tahoma"/>
      <w:sz w:val="20"/>
      <w:szCs w:val="20"/>
      <w:lang w:val="en-US" w:eastAsia="en-US"/>
    </w:rPr>
  </w:style>
  <w:style w:type="paragraph" w:customStyle="1" w:styleId="Car21">
    <w:name w:val="Car21"/>
    <w:basedOn w:val="Normal"/>
    <w:uiPriority w:val="99"/>
    <w:rsid w:val="008D5640"/>
    <w:pPr>
      <w:spacing w:after="160" w:line="240" w:lineRule="exact"/>
    </w:pPr>
    <w:rPr>
      <w:rFonts w:ascii="Tahoma" w:hAnsi="Tahoma" w:cs="Tahoma"/>
      <w:sz w:val="20"/>
      <w:szCs w:val="20"/>
      <w:lang w:val="en-US" w:eastAsia="en-US"/>
    </w:rPr>
  </w:style>
  <w:style w:type="character" w:customStyle="1" w:styleId="Car1CarCar2">
    <w:name w:val="Car1 Car Car2"/>
    <w:uiPriority w:val="99"/>
    <w:locked/>
    <w:rsid w:val="008D5640"/>
    <w:rPr>
      <w:b/>
      <w:bCs/>
      <w:sz w:val="36"/>
      <w:szCs w:val="36"/>
      <w:lang w:val="es-MX" w:eastAsia="es-ES"/>
    </w:rPr>
  </w:style>
  <w:style w:type="character" w:customStyle="1" w:styleId="CarCar10">
    <w:name w:val="Car Car10"/>
    <w:uiPriority w:val="99"/>
    <w:semiHidden/>
    <w:locked/>
    <w:rsid w:val="008D5640"/>
    <w:rPr>
      <w:rFonts w:ascii="Arial" w:hAnsi="Arial" w:cs="Arial"/>
      <w:lang w:val="es-ES_tradnl" w:eastAsia="es-ES"/>
    </w:rPr>
  </w:style>
  <w:style w:type="character" w:customStyle="1" w:styleId="CarCar6">
    <w:name w:val="Car Car6"/>
    <w:uiPriority w:val="99"/>
    <w:semiHidden/>
    <w:locked/>
    <w:rsid w:val="008D5640"/>
    <w:rPr>
      <w:rFonts w:ascii="Arial" w:hAnsi="Arial" w:cs="Arial"/>
      <w:sz w:val="24"/>
      <w:szCs w:val="24"/>
      <w:lang w:val="es-ES" w:eastAsia="es-ES"/>
    </w:rPr>
  </w:style>
  <w:style w:type="character" w:customStyle="1" w:styleId="CarCar7">
    <w:name w:val="Car Car7"/>
    <w:uiPriority w:val="99"/>
    <w:semiHidden/>
    <w:rsid w:val="008D5640"/>
    <w:rPr>
      <w:lang w:val="es-ES_tradnl" w:eastAsia="es-ES"/>
    </w:rPr>
  </w:style>
  <w:style w:type="character" w:styleId="Refdecomentario">
    <w:name w:val="annotation reference"/>
    <w:basedOn w:val="Fuentedeprrafopredeter"/>
    <w:rsid w:val="008D5640"/>
    <w:rPr>
      <w:sz w:val="16"/>
      <w:szCs w:val="16"/>
    </w:rPr>
  </w:style>
  <w:style w:type="paragraph" w:styleId="Textocomentario">
    <w:name w:val="annotation text"/>
    <w:basedOn w:val="Normal"/>
    <w:link w:val="TextocomentarioCar"/>
    <w:rsid w:val="008D5640"/>
    <w:rPr>
      <w:sz w:val="20"/>
      <w:szCs w:val="20"/>
    </w:rPr>
  </w:style>
  <w:style w:type="character" w:customStyle="1" w:styleId="TextocomentarioCar">
    <w:name w:val="Texto comentario Car"/>
    <w:basedOn w:val="Fuentedeprrafopredeter"/>
    <w:link w:val="Textocomentario"/>
    <w:rsid w:val="008D5640"/>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rsid w:val="008D5640"/>
    <w:rPr>
      <w:b/>
      <w:bCs/>
    </w:rPr>
  </w:style>
  <w:style w:type="character" w:customStyle="1" w:styleId="AsuntodelcomentarioCar">
    <w:name w:val="Asunto del comentario Car"/>
    <w:basedOn w:val="TextocomentarioCar"/>
    <w:link w:val="Asuntodelcomentario"/>
    <w:uiPriority w:val="99"/>
    <w:semiHidden/>
    <w:rsid w:val="008D5640"/>
    <w:rPr>
      <w:rFonts w:ascii="Times New Roman" w:eastAsia="Times New Roman" w:hAnsi="Times New Roman" w:cs="Times New Roman"/>
      <w:b/>
      <w:bCs/>
      <w:sz w:val="20"/>
      <w:szCs w:val="20"/>
      <w:lang w:eastAsia="es-ES"/>
    </w:rPr>
  </w:style>
  <w:style w:type="paragraph" w:customStyle="1" w:styleId="CarCarCarCarCarCarCar1">
    <w:name w:val="Car Car Car Car Car Car Car1"/>
    <w:basedOn w:val="Normal"/>
    <w:uiPriority w:val="99"/>
    <w:rsid w:val="008D5640"/>
    <w:pPr>
      <w:spacing w:after="160" w:line="240" w:lineRule="exact"/>
    </w:pPr>
    <w:rPr>
      <w:rFonts w:ascii="Tahoma" w:hAnsi="Tahoma" w:cs="Tahoma"/>
      <w:sz w:val="20"/>
      <w:szCs w:val="20"/>
      <w:lang w:val="en-US" w:eastAsia="en-US"/>
    </w:rPr>
  </w:style>
  <w:style w:type="paragraph" w:customStyle="1" w:styleId="CarCarCar">
    <w:name w:val="Car Car Car"/>
    <w:basedOn w:val="Normal"/>
    <w:uiPriority w:val="99"/>
    <w:rsid w:val="008D5640"/>
    <w:pPr>
      <w:spacing w:after="160" w:line="240" w:lineRule="exact"/>
    </w:pPr>
    <w:rPr>
      <w:rFonts w:ascii="Tahoma" w:hAnsi="Tahoma" w:cs="Tahoma"/>
      <w:sz w:val="20"/>
      <w:szCs w:val="20"/>
      <w:lang w:val="en-US" w:eastAsia="en-US"/>
    </w:rPr>
  </w:style>
  <w:style w:type="paragraph" w:styleId="Sinespaciado">
    <w:name w:val="No Spacing"/>
    <w:uiPriority w:val="1"/>
    <w:qFormat/>
    <w:rsid w:val="008D5640"/>
    <w:pPr>
      <w:spacing w:after="0" w:line="240" w:lineRule="auto"/>
    </w:pPr>
    <w:rPr>
      <w:rFonts w:ascii="Times New Roman" w:eastAsia="Times New Roman" w:hAnsi="Times New Roman" w:cs="Times New Roman"/>
      <w:sz w:val="24"/>
      <w:szCs w:val="24"/>
      <w:lang w:eastAsia="es-ES"/>
    </w:rPr>
  </w:style>
  <w:style w:type="paragraph" w:styleId="TDC1">
    <w:name w:val="toc 1"/>
    <w:basedOn w:val="Normal"/>
    <w:next w:val="Normal"/>
    <w:autoRedefine/>
    <w:uiPriority w:val="39"/>
    <w:rsid w:val="007B6992"/>
    <w:pPr>
      <w:tabs>
        <w:tab w:val="left" w:pos="880"/>
        <w:tab w:val="right" w:leader="dot" w:pos="9397"/>
      </w:tabs>
      <w:overflowPunct w:val="0"/>
      <w:autoSpaceDE w:val="0"/>
      <w:autoSpaceDN w:val="0"/>
      <w:adjustRightInd w:val="0"/>
      <w:spacing w:before="360"/>
      <w:ind w:left="426"/>
      <w:jc w:val="center"/>
      <w:textAlignment w:val="baseline"/>
    </w:pPr>
    <w:rPr>
      <w:rFonts w:ascii="Arial" w:hAnsi="Arial" w:cs="Arial"/>
      <w:b/>
      <w:bCs/>
      <w:caps/>
      <w:lang w:val="es-ES_tradnl"/>
    </w:rPr>
  </w:style>
  <w:style w:type="paragraph" w:customStyle="1" w:styleId="Footer1">
    <w:name w:val="Footer1"/>
    <w:basedOn w:val="Normal"/>
    <w:uiPriority w:val="99"/>
    <w:rsid w:val="00E463F1"/>
    <w:pPr>
      <w:widowControl w:val="0"/>
      <w:tabs>
        <w:tab w:val="center" w:pos="4419"/>
        <w:tab w:val="right" w:pos="8838"/>
      </w:tabs>
      <w:autoSpaceDE w:val="0"/>
      <w:autoSpaceDN w:val="0"/>
      <w:adjustRightInd w:val="0"/>
    </w:pPr>
    <w:rPr>
      <w:rFonts w:ascii="Arial" w:hAnsi="Arial" w:cs="Arial"/>
      <w:color w:val="000000"/>
      <w:sz w:val="22"/>
      <w:szCs w:val="22"/>
      <w:lang w:val="en-US"/>
    </w:rPr>
  </w:style>
  <w:style w:type="character" w:customStyle="1" w:styleId="PageNumber1">
    <w:name w:val="Page Number1"/>
    <w:basedOn w:val="Fuentedeprrafopredeter"/>
    <w:uiPriority w:val="99"/>
    <w:rsid w:val="00E463F1"/>
    <w:rPr>
      <w:rFonts w:cs="Times New Roman"/>
      <w:sz w:val="20"/>
      <w:szCs w:val="20"/>
    </w:rPr>
  </w:style>
  <w:style w:type="paragraph" w:customStyle="1" w:styleId="StandardL2">
    <w:name w:val="Standard_L2"/>
    <w:basedOn w:val="Normal"/>
    <w:uiPriority w:val="99"/>
    <w:rsid w:val="00E463F1"/>
    <w:pPr>
      <w:numPr>
        <w:numId w:val="1"/>
      </w:numPr>
      <w:tabs>
        <w:tab w:val="clear" w:pos="360"/>
        <w:tab w:val="num" w:pos="2160"/>
      </w:tabs>
      <w:spacing w:after="240"/>
      <w:ind w:firstLine="1440"/>
      <w:outlineLvl w:val="1"/>
    </w:pPr>
    <w:rPr>
      <w:szCs w:val="20"/>
      <w:lang w:val="en-US" w:eastAsia="en-US"/>
    </w:rPr>
  </w:style>
  <w:style w:type="paragraph" w:customStyle="1" w:styleId="StandardL3">
    <w:name w:val="Standard_L3"/>
    <w:basedOn w:val="StandardL2"/>
    <w:uiPriority w:val="99"/>
    <w:rsid w:val="00E463F1"/>
    <w:pPr>
      <w:numPr>
        <w:ilvl w:val="1"/>
      </w:numPr>
      <w:ind w:left="720" w:firstLine="720"/>
      <w:outlineLvl w:val="2"/>
    </w:pPr>
  </w:style>
  <w:style w:type="paragraph" w:customStyle="1" w:styleId="StandardL4">
    <w:name w:val="Standard_L4"/>
    <w:basedOn w:val="StandardL3"/>
    <w:next w:val="Textoindependiente"/>
    <w:uiPriority w:val="99"/>
    <w:rsid w:val="00E463F1"/>
    <w:pPr>
      <w:numPr>
        <w:ilvl w:val="2"/>
      </w:numPr>
      <w:tabs>
        <w:tab w:val="clear" w:pos="2160"/>
        <w:tab w:val="num" w:pos="2880"/>
      </w:tabs>
      <w:ind w:left="0" w:firstLine="2160"/>
      <w:outlineLvl w:val="3"/>
    </w:pPr>
  </w:style>
  <w:style w:type="paragraph" w:customStyle="1" w:styleId="StandardL5">
    <w:name w:val="Standard_L5"/>
    <w:basedOn w:val="StandardL4"/>
    <w:next w:val="Textoindependiente"/>
    <w:uiPriority w:val="99"/>
    <w:rsid w:val="00E463F1"/>
    <w:pPr>
      <w:numPr>
        <w:ilvl w:val="3"/>
      </w:numPr>
      <w:tabs>
        <w:tab w:val="clear" w:pos="2880"/>
        <w:tab w:val="num" w:pos="3600"/>
      </w:tabs>
      <w:ind w:firstLine="2880"/>
      <w:outlineLvl w:val="4"/>
    </w:pPr>
  </w:style>
  <w:style w:type="paragraph" w:customStyle="1" w:styleId="StandardL6">
    <w:name w:val="Standard_L6"/>
    <w:basedOn w:val="StandardL5"/>
    <w:next w:val="Textoindependiente"/>
    <w:uiPriority w:val="99"/>
    <w:rsid w:val="00E463F1"/>
    <w:pPr>
      <w:numPr>
        <w:ilvl w:val="4"/>
      </w:numPr>
      <w:tabs>
        <w:tab w:val="clear" w:pos="3600"/>
        <w:tab w:val="num" w:pos="4320"/>
      </w:tabs>
      <w:ind w:firstLine="3600"/>
      <w:outlineLvl w:val="5"/>
    </w:pPr>
  </w:style>
  <w:style w:type="paragraph" w:customStyle="1" w:styleId="StandardL7">
    <w:name w:val="Standard_L7"/>
    <w:basedOn w:val="StandardL6"/>
    <w:next w:val="Textoindependiente"/>
    <w:uiPriority w:val="99"/>
    <w:rsid w:val="00E463F1"/>
    <w:pPr>
      <w:numPr>
        <w:ilvl w:val="5"/>
      </w:numPr>
      <w:tabs>
        <w:tab w:val="clear" w:pos="4320"/>
        <w:tab w:val="num" w:pos="5040"/>
      </w:tabs>
      <w:ind w:firstLine="4320"/>
      <w:outlineLvl w:val="6"/>
    </w:pPr>
  </w:style>
  <w:style w:type="paragraph" w:customStyle="1" w:styleId="StandardL8">
    <w:name w:val="Standard_L8"/>
    <w:basedOn w:val="StandardL7"/>
    <w:next w:val="Textoindependiente"/>
    <w:uiPriority w:val="99"/>
    <w:rsid w:val="00E463F1"/>
    <w:pPr>
      <w:numPr>
        <w:ilvl w:val="6"/>
      </w:numPr>
      <w:tabs>
        <w:tab w:val="clear" w:pos="5040"/>
        <w:tab w:val="num" w:pos="5760"/>
      </w:tabs>
      <w:ind w:firstLine="5040"/>
      <w:outlineLvl w:val="7"/>
    </w:pPr>
  </w:style>
  <w:style w:type="paragraph" w:customStyle="1" w:styleId="StandardL9">
    <w:name w:val="Standard_L9"/>
    <w:basedOn w:val="StandardL8"/>
    <w:next w:val="Textoindependiente"/>
    <w:uiPriority w:val="99"/>
    <w:rsid w:val="00E463F1"/>
    <w:pPr>
      <w:numPr>
        <w:ilvl w:val="7"/>
      </w:numPr>
      <w:tabs>
        <w:tab w:val="clear" w:pos="5760"/>
        <w:tab w:val="num" w:pos="6480"/>
      </w:tabs>
      <w:ind w:firstLine="5760"/>
      <w:outlineLvl w:val="8"/>
    </w:pPr>
  </w:style>
  <w:style w:type="character" w:customStyle="1" w:styleId="Normal1">
    <w:name w:val="Normal1"/>
    <w:basedOn w:val="Fuentedeprrafopredeter"/>
    <w:uiPriority w:val="99"/>
    <w:rsid w:val="00E463F1"/>
    <w:rPr>
      <w:rFonts w:ascii="CG Times" w:hAnsi="CG Times" w:cs="Times New Roman"/>
      <w:sz w:val="22"/>
      <w:lang w:val="en-US"/>
    </w:rPr>
  </w:style>
  <w:style w:type="paragraph" w:customStyle="1" w:styleId="spec">
    <w:name w:val="spec"/>
    <w:basedOn w:val="Normal"/>
    <w:rsid w:val="00E463F1"/>
    <w:pPr>
      <w:spacing w:before="100" w:beforeAutospacing="1" w:after="100" w:afterAutospacing="1"/>
    </w:pPr>
    <w:rPr>
      <w:lang w:val="es-MX" w:eastAsia="es-MX"/>
    </w:rPr>
  </w:style>
  <w:style w:type="paragraph" w:customStyle="1" w:styleId="char">
    <w:name w:val="char"/>
    <w:basedOn w:val="Normal"/>
    <w:rsid w:val="00E463F1"/>
    <w:pPr>
      <w:spacing w:before="100" w:beforeAutospacing="1" w:after="100" w:afterAutospacing="1"/>
    </w:pPr>
    <w:rPr>
      <w:lang w:val="es-MX" w:eastAsia="es-MX"/>
    </w:rPr>
  </w:style>
  <w:style w:type="table" w:customStyle="1" w:styleId="Tablaconcuadrcula1">
    <w:name w:val="Tabla con cuadrícula1"/>
    <w:basedOn w:val="Tablanormal"/>
    <w:next w:val="Tablaconcuadrcula"/>
    <w:uiPriority w:val="59"/>
    <w:rsid w:val="00E463F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E463F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E463F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E463F1"/>
    <w:pPr>
      <w:spacing w:after="0" w:line="240" w:lineRule="auto"/>
    </w:pPr>
    <w:rPr>
      <w:rFonts w:eastAsia="Times New Roman"/>
      <w:color w:val="000000"/>
      <w:sz w:val="22"/>
      <w:szCs w:val="22"/>
      <w:lang w:val="en-US" w:eastAsia="es-ES"/>
    </w:rPr>
  </w:style>
  <w:style w:type="character" w:customStyle="1" w:styleId="PrrafodelistaCar">
    <w:name w:val="Párrafo de lista Car"/>
    <w:aliases w:val="Párrafo de lista 2 Car"/>
    <w:basedOn w:val="Fuentedeprrafopredeter"/>
    <w:link w:val="Prrafodelista"/>
    <w:uiPriority w:val="34"/>
    <w:rsid w:val="00FE19D6"/>
    <w:rPr>
      <w:rFonts w:ascii="Times New Roman" w:eastAsia="Calibri" w:hAnsi="Times New Roman" w:cs="Times New Roman"/>
      <w:sz w:val="24"/>
      <w:szCs w:val="24"/>
      <w:lang w:val="es-MX" w:eastAsia="es-MX"/>
    </w:rPr>
  </w:style>
  <w:style w:type="paragraph" w:customStyle="1" w:styleId="BodyText22">
    <w:name w:val="Body Text 22"/>
    <w:basedOn w:val="Normal"/>
    <w:uiPriority w:val="99"/>
    <w:rsid w:val="001756B5"/>
    <w:pPr>
      <w:jc w:val="both"/>
    </w:pPr>
    <w:rPr>
      <w:rFonts w:ascii="Arial" w:hAnsi="Arial" w:cs="Aria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23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emf"/><Relationship Id="rId1" Type="http://schemas.openxmlformats.org/officeDocument/2006/relationships/image" Target="media/image6.jpeg"/><Relationship Id="rId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F9EB48-58DB-4BFA-989A-02E1E6F32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7873</Words>
  <Characters>43305</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sfa</Company>
  <LinksUpToDate>false</LinksUpToDate>
  <CharactersWithSpaces>51076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alramirez</dc:creator>
  <cp:lastModifiedBy>Usuario</cp:lastModifiedBy>
  <cp:revision>3</cp:revision>
  <cp:lastPrinted>2015-04-16T17:07:00Z</cp:lastPrinted>
  <dcterms:created xsi:type="dcterms:W3CDTF">2015-07-03T15:59:00Z</dcterms:created>
  <dcterms:modified xsi:type="dcterms:W3CDTF">2015-07-03T16:21:00Z</dcterms:modified>
</cp:coreProperties>
</file>